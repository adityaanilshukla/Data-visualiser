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10C75" w14:textId="2D2F4C41" w:rsidR="00DA03AE" w:rsidRDefault="00F6106C">
      <w:pPr>
        <w:pStyle w:val="Title"/>
      </w:pPr>
      <w:del w:id="0" w:author="Anil Shukla" w:date="2022-09-04T18:33:00Z">
        <w:r w:rsidDel="00526928">
          <w:delText xml:space="preserve">Introduction to Programming </w:delText>
        </w:r>
        <w:r w:rsidR="001E07A7" w:rsidDel="00526928">
          <w:delText xml:space="preserve">II </w:delText>
        </w:r>
        <w:r w:rsidDel="00526928">
          <w:delText>Project Log</w:delText>
        </w:r>
      </w:del>
      <w:ins w:id="1" w:author="Anil Shukla" w:date="2022-09-04T18:33:00Z">
        <w:r w:rsidR="00526928">
          <w:t>Week 14</w:t>
        </w:r>
      </w:ins>
      <w:ins w:id="2" w:author="Anil Shukla" w:date="2022-09-04T18:57:00Z">
        <w:r w:rsidR="00BC3C61">
          <w:t>-15</w:t>
        </w:r>
      </w:ins>
    </w:p>
    <w:p w14:paraId="5287BCD8" w14:textId="77777777" w:rsidR="00DA03AE" w:rsidRDefault="00DA03AE">
      <w:pPr>
        <w:pStyle w:val="Body"/>
      </w:pP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8"/>
        <w:gridCol w:w="7244"/>
      </w:tblGrid>
      <w:tr w:rsidR="00DA03AE" w14:paraId="401A6F44"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3C648A3A" w14:textId="77777777" w:rsidR="00DA03AE" w:rsidRDefault="00F6106C">
            <w:pPr>
              <w:pStyle w:val="TableStyle2"/>
            </w:pPr>
            <w:r>
              <w:rPr>
                <w:b/>
                <w:bCs/>
                <w:sz w:val="28"/>
                <w:szCs w:val="28"/>
              </w:rPr>
              <w:t xml:space="preserve">Project </w:t>
            </w:r>
            <w:r w:rsidR="001E07A7">
              <w:rPr>
                <w:b/>
                <w:bCs/>
                <w:sz w:val="28"/>
                <w:szCs w:val="28"/>
              </w:rPr>
              <w:t>t</w:t>
            </w:r>
            <w:r>
              <w:rPr>
                <w:b/>
                <w:bCs/>
                <w:sz w:val="28"/>
                <w:szCs w:val="28"/>
              </w:rPr>
              <w:t>itle:</w:t>
            </w:r>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817B227" w14:textId="074052B2" w:rsidR="00DA03AE" w:rsidRDefault="00581285">
            <w:ins w:id="3" w:author="Anil Shukla" w:date="2022-09-04T19:25:00Z">
              <w:r>
                <w:t>Apple Stock Price h</w:t>
              </w:r>
            </w:ins>
            <w:ins w:id="4" w:author="Anil Shukla" w:date="2022-09-04T19:26:00Z">
              <w:r>
                <w:t>over box</w:t>
              </w:r>
            </w:ins>
            <w:ins w:id="5" w:author="Anil Shukla" w:date="2022-09-04T18:22:00Z">
              <w:r w:rsidR="00BE46A6">
                <w:t xml:space="preserve"> </w:t>
              </w:r>
            </w:ins>
          </w:p>
        </w:tc>
      </w:tr>
      <w:tr w:rsidR="00DA03AE" w14:paraId="6BD51BBF"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512B4929" w14:textId="77777777" w:rsidR="00DA03AE" w:rsidRDefault="00F6106C">
            <w:pPr>
              <w:pStyle w:val="TableStyle2"/>
            </w:pPr>
            <w:r>
              <w:rPr>
                <w:b/>
                <w:bCs/>
                <w:sz w:val="28"/>
                <w:szCs w:val="28"/>
              </w:rPr>
              <w:t>Topic:</w:t>
            </w:r>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4A29259" w14:textId="0E028D2D" w:rsidR="00DA03AE" w:rsidRDefault="00BE46A6">
            <w:ins w:id="6" w:author="Anil Shukla" w:date="2022-09-04T18:24:00Z">
              <w:r>
                <w:t>Extending The Apps</w:t>
              </w:r>
            </w:ins>
          </w:p>
        </w:tc>
      </w:tr>
      <w:tr w:rsidR="00DA03AE" w14:paraId="4B59C5D0"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69967029" w14:textId="77777777" w:rsidR="00DA03AE" w:rsidRDefault="00F6106C">
            <w:pPr>
              <w:pStyle w:val="Body"/>
            </w:pPr>
            <w:r>
              <w:rPr>
                <w:b/>
                <w:bCs/>
                <w:sz w:val="28"/>
                <w:szCs w:val="28"/>
              </w:rPr>
              <w:t xml:space="preserve">What progress have you made this topic? </w:t>
            </w:r>
          </w:p>
        </w:tc>
      </w:tr>
      <w:tr w:rsidR="00DA03AE" w14:paraId="6C3AF0CE" w14:textId="77777777">
        <w:trPr>
          <w:trHeight w:val="2431"/>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4AE83DF" w14:textId="1A8CB6CD" w:rsidR="00F022F3" w:rsidRDefault="00F022F3">
            <w:pPr>
              <w:rPr>
                <w:ins w:id="7" w:author="Anil Shukla" w:date="2022-09-04T18:40:00Z"/>
              </w:rPr>
            </w:pPr>
            <w:ins w:id="8" w:author="Anil Shukla" w:date="2022-09-04T18:27:00Z">
              <w:r>
                <w:t>I</w:t>
              </w:r>
            </w:ins>
            <w:ins w:id="9" w:author="Anil Shukla" w:date="2022-09-04T18:38:00Z">
              <w:r w:rsidR="00754F90">
                <w:t xml:space="preserve">n the </w:t>
              </w:r>
            </w:ins>
            <w:ins w:id="10" w:author="Anil Shukla" w:date="2022-09-04T18:39:00Z">
              <w:r w:rsidR="00754F90">
                <w:t>A</w:t>
              </w:r>
            </w:ins>
            <w:ins w:id="11" w:author="Anil Shukla" w:date="2022-09-04T18:38:00Z">
              <w:r w:rsidR="00754F90">
                <w:t>pple</w:t>
              </w:r>
            </w:ins>
            <w:ins w:id="12" w:author="Anil Shukla" w:date="2022-09-04T18:39:00Z">
              <w:r w:rsidR="00754F90">
                <w:t xml:space="preserve"> Stock price visualization, I added a dialog box that displays information </w:t>
              </w:r>
            </w:ins>
            <w:ins w:id="13" w:author="Anil Shukla" w:date="2022-09-04T21:22:00Z">
              <w:r w:rsidR="0051050E">
                <w:t>about a</w:t>
              </w:r>
            </w:ins>
            <w:ins w:id="14" w:author="Anil Shukla" w:date="2022-09-04T18:39:00Z">
              <w:r w:rsidR="00754F90">
                <w:t xml:space="preserve"> trading day.</w:t>
              </w:r>
            </w:ins>
          </w:p>
          <w:p w14:paraId="0615B019" w14:textId="77777777" w:rsidR="00754F90" w:rsidRDefault="00754F90" w:rsidP="00754F90">
            <w:pPr>
              <w:jc w:val="center"/>
              <w:rPr>
                <w:ins w:id="15" w:author="Anil Shukla" w:date="2022-09-04T18:44:00Z"/>
              </w:rPr>
            </w:pPr>
            <w:ins w:id="16" w:author="Anil Shukla" w:date="2022-09-04T18:40:00Z">
              <w:r w:rsidRPr="00754F90">
                <w:drawing>
                  <wp:inline distT="0" distB="0" distL="0" distR="0" wp14:anchorId="37C05D9E" wp14:editId="0218756C">
                    <wp:extent cx="3489960" cy="241555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07439" cy="2427657"/>
                            </a:xfrm>
                            <a:prstGeom prst="rect">
                              <a:avLst/>
                            </a:prstGeom>
                          </pic:spPr>
                        </pic:pic>
                      </a:graphicData>
                    </a:graphic>
                  </wp:inline>
                </w:drawing>
              </w:r>
            </w:ins>
          </w:p>
          <w:p w14:paraId="5B5243F2" w14:textId="77777777" w:rsidR="004E3BD2" w:rsidRDefault="004E3BD2" w:rsidP="00754F90">
            <w:pPr>
              <w:jc w:val="center"/>
              <w:rPr>
                <w:ins w:id="17" w:author="Anil Shukla" w:date="2022-09-04T18:44:00Z"/>
              </w:rPr>
            </w:pPr>
            <w:ins w:id="18" w:author="Anil Shukla" w:date="2022-09-04T18:44:00Z">
              <w:r>
                <w:t>(Box displaying trading day information)</w:t>
              </w:r>
            </w:ins>
          </w:p>
          <w:p w14:paraId="48CE06F7" w14:textId="77777777" w:rsidR="004E3BD2" w:rsidRDefault="004E3BD2" w:rsidP="00754F90">
            <w:pPr>
              <w:jc w:val="center"/>
              <w:rPr>
                <w:ins w:id="19" w:author="Anil Shukla" w:date="2022-09-04T18:44:00Z"/>
              </w:rPr>
            </w:pPr>
          </w:p>
          <w:p w14:paraId="49677901" w14:textId="6C87CC85" w:rsidR="004E3BD2" w:rsidRDefault="004E3BD2" w:rsidP="00754F90">
            <w:pPr>
              <w:jc w:val="center"/>
              <w:rPr>
                <w:ins w:id="20" w:author="Anil Shukla" w:date="2022-09-04T18:45:00Z"/>
              </w:rPr>
            </w:pPr>
            <w:ins w:id="21" w:author="Anil Shukla" w:date="2022-09-04T18:45:00Z">
              <w:r w:rsidRPr="004E3BD2">
                <w:drawing>
                  <wp:inline distT="0" distB="0" distL="0" distR="0" wp14:anchorId="5300AB4A" wp14:editId="10D38372">
                    <wp:extent cx="1965960" cy="231671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69335" cy="2320691"/>
                            </a:xfrm>
                            <a:prstGeom prst="rect">
                              <a:avLst/>
                            </a:prstGeom>
                          </pic:spPr>
                        </pic:pic>
                      </a:graphicData>
                    </a:graphic>
                  </wp:inline>
                </w:drawing>
              </w:r>
            </w:ins>
          </w:p>
          <w:p w14:paraId="017C6853" w14:textId="278E9A2A" w:rsidR="004E3BD2" w:rsidRDefault="004E3BD2" w:rsidP="00754F90">
            <w:pPr>
              <w:jc w:val="center"/>
              <w:rPr>
                <w:ins w:id="22" w:author="Anil Shukla" w:date="2022-09-04T18:44:00Z"/>
              </w:rPr>
            </w:pPr>
            <w:ins w:id="23" w:author="Anil Shukla" w:date="2022-09-04T18:45:00Z">
              <w:r>
                <w:t>(Box flipping both horizontally and ver</w:t>
              </w:r>
            </w:ins>
            <w:ins w:id="24" w:author="Anil Shukla" w:date="2022-09-04T18:46:00Z">
              <w:r>
                <w:t>tically as cursor approaches Axis edges</w:t>
              </w:r>
            </w:ins>
            <w:ins w:id="25" w:author="Anil Shukla" w:date="2022-09-04T18:45:00Z">
              <w:r>
                <w:t>)</w:t>
              </w:r>
            </w:ins>
          </w:p>
          <w:p w14:paraId="4E068C23" w14:textId="712F94AC" w:rsidR="004E3BD2" w:rsidRDefault="004E3BD2" w:rsidP="004E3BD2"/>
        </w:tc>
      </w:tr>
      <w:tr w:rsidR="00DA03AE" w14:paraId="08DCB7D6"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2C3503BA" w14:textId="77777777" w:rsidR="00DA03AE" w:rsidRDefault="00F6106C">
            <w:pPr>
              <w:pStyle w:val="Body"/>
            </w:pPr>
            <w:r>
              <w:rPr>
                <w:b/>
                <w:bCs/>
                <w:sz w:val="28"/>
                <w:szCs w:val="28"/>
              </w:rPr>
              <w:t>What problems have you faced and were you able to solve them?</w:t>
            </w:r>
          </w:p>
        </w:tc>
      </w:tr>
      <w:tr w:rsidR="00DA03AE" w14:paraId="1231082E" w14:textId="77777777">
        <w:trPr>
          <w:trHeight w:val="2023"/>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CEAD8B9" w14:textId="669E3BB8" w:rsidR="0093757F" w:rsidRDefault="00754F90">
            <w:pPr>
              <w:rPr>
                <w:ins w:id="26" w:author="Anil Shukla" w:date="2022-09-04T18:51:00Z"/>
              </w:rPr>
            </w:pPr>
            <w:ins w:id="27" w:author="Anil Shukla" w:date="2022-09-04T18:41:00Z">
              <w:r>
                <w:lastRenderedPageBreak/>
                <w:t>A problem I encountered</w:t>
              </w:r>
            </w:ins>
            <w:ins w:id="28" w:author="Anil Shukla" w:date="2022-09-04T18:46:00Z">
              <w:r w:rsidR="004E3BD2">
                <w:t xml:space="preserve"> with implementing the dialog box, is the date being displayed on the </w:t>
              </w:r>
            </w:ins>
            <w:ins w:id="29" w:author="Anil Shukla" w:date="2022-09-04T18:47:00Z">
              <w:r w:rsidR="004E3BD2">
                <w:t>box not matching the date on the x-axis.</w:t>
              </w:r>
            </w:ins>
            <w:ins w:id="30" w:author="Anil Shukla" w:date="2022-09-04T18:49:00Z">
              <w:r w:rsidR="0093757F">
                <w:t xml:space="preserve"> For instance, the box might say</w:t>
              </w:r>
            </w:ins>
            <w:ins w:id="31" w:author="Anil Shukla" w:date="2022-09-04T18:52:00Z">
              <w:r w:rsidR="0093757F">
                <w:t xml:space="preserve"> </w:t>
              </w:r>
            </w:ins>
            <w:ins w:id="32" w:author="Anil Shukla" w:date="2022-09-04T18:57:00Z">
              <w:r w:rsidR="001F533E">
                <w:t>6</w:t>
              </w:r>
            </w:ins>
            <w:ins w:id="33" w:author="Anil Shukla" w:date="2022-09-04T18:59:00Z">
              <w:r w:rsidR="00BB532F" w:rsidRPr="00BB532F">
                <w:rPr>
                  <w:vertAlign w:val="superscript"/>
                </w:rPr>
                <w:t>th</w:t>
              </w:r>
              <w:r w:rsidR="00BB532F">
                <w:t xml:space="preserve"> December</w:t>
              </w:r>
            </w:ins>
            <w:ins w:id="34" w:author="Anil Shukla" w:date="2022-09-04T18:49:00Z">
              <w:r w:rsidR="0093757F">
                <w:t xml:space="preserve">, while the </w:t>
              </w:r>
            </w:ins>
            <w:ins w:id="35" w:author="Anil Shukla" w:date="2022-09-04T21:41:00Z">
              <w:r w:rsidR="00D42C43">
                <w:t>x</w:t>
              </w:r>
            </w:ins>
            <w:ins w:id="36" w:author="Anil Shukla" w:date="2022-09-04T18:51:00Z">
              <w:r w:rsidR="0093757F">
                <w:t xml:space="preserve">-axis might say </w:t>
              </w:r>
            </w:ins>
            <w:ins w:id="37" w:author="Anil Shukla" w:date="2022-09-04T18:57:00Z">
              <w:r w:rsidR="001F533E">
                <w:t>3</w:t>
              </w:r>
              <w:r w:rsidR="001F533E" w:rsidRPr="001F533E">
                <w:rPr>
                  <w:vertAlign w:val="superscript"/>
                  <w:rPrChange w:id="38" w:author="Anil Shukla" w:date="2022-09-04T18:57:00Z">
                    <w:rPr/>
                  </w:rPrChange>
                </w:rPr>
                <w:t>rd</w:t>
              </w:r>
              <w:r w:rsidR="001F533E">
                <w:t xml:space="preserve"> </w:t>
              </w:r>
            </w:ins>
            <w:ins w:id="39" w:author="Anil Shukla" w:date="2022-09-04T18:58:00Z">
              <w:r w:rsidR="001F533E">
                <w:t>December</w:t>
              </w:r>
            </w:ins>
            <w:ins w:id="40" w:author="Anil Shukla" w:date="2022-09-04T18:51:00Z">
              <w:r w:rsidR="0093757F">
                <w:t>.</w:t>
              </w:r>
            </w:ins>
          </w:p>
          <w:p w14:paraId="643FA227" w14:textId="7EAE4ABA" w:rsidR="0093757F" w:rsidRDefault="0093757F">
            <w:pPr>
              <w:rPr>
                <w:ins w:id="41" w:author="Anil Shukla" w:date="2022-09-04T18:51:00Z"/>
              </w:rPr>
            </w:pPr>
          </w:p>
          <w:p w14:paraId="3CE34433" w14:textId="77777777" w:rsidR="00BB532F" w:rsidRDefault="00BB532F" w:rsidP="0093757F">
            <w:pPr>
              <w:jc w:val="center"/>
              <w:rPr>
                <w:ins w:id="42" w:author="Anil Shukla" w:date="2022-09-04T19:02:00Z"/>
              </w:rPr>
            </w:pPr>
          </w:p>
          <w:p w14:paraId="3C79AC9B" w14:textId="77777777" w:rsidR="00BB532F" w:rsidRDefault="00BB532F" w:rsidP="0093757F">
            <w:pPr>
              <w:jc w:val="center"/>
              <w:rPr>
                <w:ins w:id="43" w:author="Anil Shukla" w:date="2022-09-04T19:02:00Z"/>
              </w:rPr>
            </w:pPr>
          </w:p>
          <w:p w14:paraId="7F75AD04" w14:textId="6238EA19" w:rsidR="0093757F" w:rsidRDefault="0093757F" w:rsidP="0093757F">
            <w:pPr>
              <w:jc w:val="center"/>
              <w:rPr>
                <w:ins w:id="44" w:author="Anil Shukla" w:date="2022-09-04T18:51:00Z"/>
              </w:rPr>
            </w:pPr>
            <w:ins w:id="45" w:author="Anil Shukla" w:date="2022-09-04T18:51:00Z">
              <w:r w:rsidRPr="0093757F">
                <w:drawing>
                  <wp:inline distT="0" distB="0" distL="0" distR="0" wp14:anchorId="581DFB8A" wp14:editId="6A224F58">
                    <wp:extent cx="1781175" cy="24266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608" t="8946" r="4918" b="4909"/>
                            <a:stretch/>
                          </pic:blipFill>
                          <pic:spPr bwMode="auto">
                            <a:xfrm>
                              <a:off x="0" y="0"/>
                              <a:ext cx="1789141" cy="2437530"/>
                            </a:xfrm>
                            <a:prstGeom prst="rect">
                              <a:avLst/>
                            </a:prstGeom>
                            <a:ln>
                              <a:noFill/>
                            </a:ln>
                            <a:extLst>
                              <a:ext uri="{53640926-AAD7-44D8-BBD7-CCE9431645EC}">
                                <a14:shadowObscured xmlns:a14="http://schemas.microsoft.com/office/drawing/2010/main"/>
                              </a:ext>
                            </a:extLst>
                          </pic:spPr>
                        </pic:pic>
                      </a:graphicData>
                    </a:graphic>
                  </wp:inline>
                </w:drawing>
              </w:r>
            </w:ins>
          </w:p>
          <w:p w14:paraId="248F5BD4" w14:textId="4D97A017" w:rsidR="0093757F" w:rsidRDefault="0093757F" w:rsidP="0093757F">
            <w:pPr>
              <w:jc w:val="center"/>
              <w:rPr>
                <w:ins w:id="46" w:author="Anil Shukla" w:date="2022-09-04T18:52:00Z"/>
              </w:rPr>
            </w:pPr>
            <w:ins w:id="47" w:author="Anil Shukla" w:date="2022-09-04T18:51:00Z">
              <w:r>
                <w:t>(Date Mismat</w:t>
              </w:r>
            </w:ins>
            <w:ins w:id="48" w:author="Anil Shukla" w:date="2022-09-04T18:52:00Z">
              <w:r>
                <w:t>ch on x-axis and box)</w:t>
              </w:r>
            </w:ins>
          </w:p>
          <w:p w14:paraId="4CE56A3F" w14:textId="77777777" w:rsidR="0093757F" w:rsidRDefault="0093757F" w:rsidP="0093757F">
            <w:pPr>
              <w:jc w:val="center"/>
              <w:rPr>
                <w:ins w:id="49" w:author="Anil Shukla" w:date="2022-09-04T18:48:00Z"/>
              </w:rPr>
              <w:pPrChange w:id="50" w:author="Anil Shukla" w:date="2022-09-04T18:51:00Z">
                <w:pPr/>
              </w:pPrChange>
            </w:pPr>
          </w:p>
          <w:p w14:paraId="2E6D1146" w14:textId="5EB89396" w:rsidR="006D2026" w:rsidRDefault="004E3BD2">
            <w:pPr>
              <w:rPr>
                <w:ins w:id="51" w:author="Anil Shukla" w:date="2022-09-04T21:42:00Z"/>
              </w:rPr>
            </w:pPr>
            <w:ins w:id="52" w:author="Anil Shukla" w:date="2022-09-04T18:48:00Z">
              <w:r>
                <w:t xml:space="preserve"> I worked around this issue by reworking the code responsible for</w:t>
              </w:r>
            </w:ins>
            <w:ins w:id="53" w:author="Anil Shukla" w:date="2022-09-04T21:41:00Z">
              <w:r w:rsidR="00D42C43">
                <w:t xml:space="preserve"> calculating </w:t>
              </w:r>
            </w:ins>
            <w:ins w:id="54" w:author="Anil Shukla" w:date="2022-09-04T18:55:00Z">
              <w:r w:rsidR="00BC3C61">
                <w:t xml:space="preserve">the </w:t>
              </w:r>
            </w:ins>
            <w:ins w:id="55" w:author="Anil Shukla" w:date="2022-09-04T21:49:00Z">
              <w:r w:rsidR="00E20D9D">
                <w:t xml:space="preserve">boxes’ </w:t>
              </w:r>
            </w:ins>
            <w:ins w:id="56" w:author="Anil Shukla" w:date="2022-09-04T18:55:00Z">
              <w:r w:rsidR="00BC3C61">
                <w:t>dates</w:t>
              </w:r>
            </w:ins>
            <w:ins w:id="57" w:author="Anil Shukla" w:date="2022-09-04T18:56:00Z">
              <w:r w:rsidR="00BC3C61">
                <w:t xml:space="preserve">. </w:t>
              </w:r>
            </w:ins>
            <w:ins w:id="58" w:author="Anil Shukla" w:date="2022-09-04T21:41:00Z">
              <w:r w:rsidR="00D42C43">
                <w:t>I</w:t>
              </w:r>
            </w:ins>
            <w:ins w:id="59" w:author="Anil Shukla" w:date="2022-09-04T18:56:00Z">
              <w:r w:rsidR="00BC3C61">
                <w:t>nitial</w:t>
              </w:r>
            </w:ins>
            <w:ins w:id="60" w:author="Anil Shukla" w:date="2022-09-04T21:41:00Z">
              <w:r w:rsidR="00D42C43">
                <w:t xml:space="preserve">ly </w:t>
              </w:r>
            </w:ins>
            <w:ins w:id="61" w:author="Anil Shukla" w:date="2022-09-04T21:42:00Z">
              <w:r w:rsidR="00D42C43">
                <w:t>the</w:t>
              </w:r>
            </w:ins>
            <w:ins w:id="62" w:author="Anil Shukla" w:date="2022-09-04T18:56:00Z">
              <w:r w:rsidR="00BC3C61">
                <w:t xml:space="preserve"> date</w:t>
              </w:r>
            </w:ins>
            <w:ins w:id="63" w:author="Anil Shukla" w:date="2022-09-04T18:58:00Z">
              <w:r w:rsidR="001F533E">
                <w:t xml:space="preserve"> was being calculated</w:t>
              </w:r>
            </w:ins>
            <w:ins w:id="64" w:author="Anil Shukla" w:date="2022-09-04T18:59:00Z">
              <w:r w:rsidR="00BB532F">
                <w:t xml:space="preserve"> by</w:t>
              </w:r>
            </w:ins>
            <w:ins w:id="65" w:author="Anil Shukla" w:date="2022-09-04T21:43:00Z">
              <w:r w:rsidR="00D42C43">
                <w:t xml:space="preserve"> </w:t>
              </w:r>
            </w:ins>
            <w:ins w:id="66" w:author="Anil Shukla" w:date="2022-09-04T19:00:00Z">
              <w:r w:rsidR="00BB532F">
                <w:t>dividing</w:t>
              </w:r>
            </w:ins>
            <w:ins w:id="67" w:author="Anil Shukla" w:date="2022-09-04T21:43:00Z">
              <w:r w:rsidR="00D42C43">
                <w:t xml:space="preserve"> the distance between the </w:t>
              </w:r>
            </w:ins>
            <w:ins w:id="68" w:author="Anil Shukla" w:date="2022-09-04T21:44:00Z">
              <w:r w:rsidR="00F94E3C">
                <w:t>mouse’s x</w:t>
              </w:r>
            </w:ins>
            <w:ins w:id="69" w:author="Anil Shukla" w:date="2022-09-04T21:43:00Z">
              <w:r w:rsidR="00D42C43">
                <w:t xml:space="preserve"> position and the left</w:t>
              </w:r>
              <w:r w:rsidR="00F94E3C">
                <w:t xml:space="preserve"> margi</w:t>
              </w:r>
            </w:ins>
            <w:ins w:id="70" w:author="Anil Shukla" w:date="2022-09-04T21:44:00Z">
              <w:r w:rsidR="00F94E3C">
                <w:t xml:space="preserve">n </w:t>
              </w:r>
            </w:ins>
            <w:ins w:id="71" w:author="Anil Shukla" w:date="2022-09-04T19:00:00Z">
              <w:r w:rsidR="00BB532F">
                <w:t>by the</w:t>
              </w:r>
            </w:ins>
            <w:ins w:id="72" w:author="Anil Shukla" w:date="2022-09-04T21:49:00Z">
              <w:r w:rsidR="00E20D9D">
                <w:t xml:space="preserve"> candlestick box width</w:t>
              </w:r>
            </w:ins>
            <w:ins w:id="73" w:author="Anil Shukla" w:date="2022-09-04T19:01:00Z">
              <w:r w:rsidR="00BB532F">
                <w:t xml:space="preserve">. Since this number was a </w:t>
              </w:r>
            </w:ins>
            <w:ins w:id="74" w:author="Anil Shukla" w:date="2022-09-04T19:02:00Z">
              <w:r w:rsidR="00BB532F">
                <w:t>floating-point</w:t>
              </w:r>
            </w:ins>
            <w:ins w:id="75" w:author="Anil Shukla" w:date="2022-09-04T19:01:00Z">
              <w:r w:rsidR="00BB532F">
                <w:t xml:space="preserve"> value, I </w:t>
              </w:r>
            </w:ins>
            <w:ins w:id="76" w:author="Anil Shukla" w:date="2022-09-04T19:02:00Z">
              <w:r w:rsidR="00BB532F">
                <w:t xml:space="preserve">was using </w:t>
              </w:r>
            </w:ins>
            <w:ins w:id="77" w:author="Anil Shukla" w:date="2022-09-04T19:03:00Z">
              <w:r w:rsidR="00BB532F">
                <w:t xml:space="preserve">a </w:t>
              </w:r>
            </w:ins>
            <w:ins w:id="78" w:author="Anil Shukla" w:date="2022-09-04T19:18:00Z">
              <w:r w:rsidR="0001500A">
                <w:t>round</w:t>
              </w:r>
            </w:ins>
            <w:ins w:id="79" w:author="Anil Shukla" w:date="2022-09-04T19:03:00Z">
              <w:r w:rsidR="00BB532F">
                <w:t xml:space="preserve"> of this value. The issue was resolved</w:t>
              </w:r>
            </w:ins>
            <w:ins w:id="80" w:author="Anil Shukla" w:date="2022-09-04T19:04:00Z">
              <w:r w:rsidR="006D2026">
                <w:t xml:space="preserve"> by using </w:t>
              </w:r>
            </w:ins>
            <w:ins w:id="81" w:author="Anil Shukla" w:date="2022-09-04T19:18:00Z">
              <w:r w:rsidR="0001500A">
                <w:t xml:space="preserve">the ceiling </w:t>
              </w:r>
            </w:ins>
            <w:ins w:id="82" w:author="Anil Shukla" w:date="2022-09-04T19:04:00Z">
              <w:r w:rsidR="006D2026">
                <w:t xml:space="preserve">of </w:t>
              </w:r>
            </w:ins>
            <w:ins w:id="83" w:author="Anil Shukla" w:date="2022-09-04T21:23:00Z">
              <w:r w:rsidR="00BE3CC1">
                <w:t>this</w:t>
              </w:r>
            </w:ins>
            <w:ins w:id="84" w:author="Anil Shukla" w:date="2022-09-04T19:04:00Z">
              <w:r w:rsidR="006D2026">
                <w:t xml:space="preserve"> value instead.</w:t>
              </w:r>
            </w:ins>
          </w:p>
          <w:p w14:paraId="63D8A96E" w14:textId="77777777" w:rsidR="00D42C43" w:rsidRDefault="00D42C43">
            <w:pPr>
              <w:rPr>
                <w:ins w:id="85" w:author="Anil Shukla" w:date="2022-09-04T19:04:00Z"/>
              </w:rPr>
            </w:pPr>
          </w:p>
          <w:p w14:paraId="1F59DAA4" w14:textId="244698D8" w:rsidR="006D2026" w:rsidRDefault="00D808AB" w:rsidP="00D808AB">
            <w:pPr>
              <w:jc w:val="center"/>
              <w:rPr>
                <w:ins w:id="86" w:author="Anil Shukla" w:date="2022-09-04T19:11:00Z"/>
              </w:rPr>
            </w:pPr>
            <w:ins w:id="87" w:author="Anil Shukla" w:date="2022-09-04T19:09:00Z">
              <w:r w:rsidRPr="00D808AB">
                <w:drawing>
                  <wp:inline distT="0" distB="0" distL="0" distR="0" wp14:anchorId="368910E3" wp14:editId="1B9EC25D">
                    <wp:extent cx="4353414" cy="41717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391" t="25988" r="12534"/>
                            <a:stretch/>
                          </pic:blipFill>
                          <pic:spPr bwMode="auto">
                            <a:xfrm>
                              <a:off x="0" y="0"/>
                              <a:ext cx="4355481" cy="417372"/>
                            </a:xfrm>
                            <a:prstGeom prst="rect">
                              <a:avLst/>
                            </a:prstGeom>
                            <a:ln>
                              <a:noFill/>
                            </a:ln>
                            <a:extLst>
                              <a:ext uri="{53640926-AAD7-44D8-BBD7-CCE9431645EC}">
                                <a14:shadowObscured xmlns:a14="http://schemas.microsoft.com/office/drawing/2010/main"/>
                              </a:ext>
                            </a:extLst>
                          </pic:spPr>
                        </pic:pic>
                      </a:graphicData>
                    </a:graphic>
                  </wp:inline>
                </w:drawing>
              </w:r>
            </w:ins>
          </w:p>
          <w:p w14:paraId="43625AE1" w14:textId="6F05B0AB" w:rsidR="00D808AB" w:rsidRDefault="00D808AB" w:rsidP="00D808AB">
            <w:pPr>
              <w:jc w:val="center"/>
              <w:rPr>
                <w:ins w:id="88" w:author="Anil Shukla" w:date="2022-09-04T19:04:00Z"/>
              </w:rPr>
              <w:pPrChange w:id="89" w:author="Anil Shukla" w:date="2022-09-04T19:09:00Z">
                <w:pPr/>
              </w:pPrChange>
            </w:pPr>
            <w:ins w:id="90" w:author="Anil Shukla" w:date="2022-09-04T19:11:00Z">
              <w:r>
                <w:t>(</w:t>
              </w:r>
            </w:ins>
            <w:ins w:id="91" w:author="Anil Shukla" w:date="2022-09-04T19:17:00Z">
              <w:r w:rsidR="0001500A">
                <w:t>Changes made to</w:t>
              </w:r>
            </w:ins>
            <w:ins w:id="92" w:author="Anil Shukla" w:date="2022-09-04T19:18:00Z">
              <w:r w:rsidR="0001500A">
                <w:t xml:space="preserve"> day index function</w:t>
              </w:r>
            </w:ins>
            <w:ins w:id="93" w:author="Anil Shukla" w:date="2022-09-04T19:19:00Z">
              <w:r w:rsidR="0052330B">
                <w:t xml:space="preserve"> to </w:t>
              </w:r>
            </w:ins>
            <w:ins w:id="94" w:author="Anil Shukla" w:date="2022-09-04T19:20:00Z">
              <w:r w:rsidR="0052330B">
                <w:t>incorporate</w:t>
              </w:r>
            </w:ins>
            <w:ins w:id="95" w:author="Anil Shukla" w:date="2022-09-04T19:21:00Z">
              <w:r w:rsidR="0052330B">
                <w:t xml:space="preserve"> ceiling</w:t>
              </w:r>
            </w:ins>
            <w:ins w:id="96" w:author="Anil Shukla" w:date="2022-09-04T19:18:00Z">
              <w:r w:rsidR="0001500A">
                <w:t>)</w:t>
              </w:r>
            </w:ins>
          </w:p>
          <w:p w14:paraId="29785021" w14:textId="77777777" w:rsidR="006D2026" w:rsidRDefault="006D2026" w:rsidP="006D2026">
            <w:pPr>
              <w:jc w:val="center"/>
              <w:rPr>
                <w:ins w:id="97" w:author="Anil Shukla" w:date="2022-09-04T19:05:00Z"/>
              </w:rPr>
            </w:pPr>
          </w:p>
          <w:p w14:paraId="1FE08A67" w14:textId="77777777" w:rsidR="006D2026" w:rsidRDefault="006D2026" w:rsidP="006D2026">
            <w:pPr>
              <w:jc w:val="center"/>
              <w:rPr>
                <w:ins w:id="98" w:author="Anil Shukla" w:date="2022-09-04T19:05:00Z"/>
              </w:rPr>
            </w:pPr>
            <w:ins w:id="99" w:author="Anil Shukla" w:date="2022-09-04T19:04:00Z">
              <w:r w:rsidRPr="006D2026">
                <w:drawing>
                  <wp:inline distT="0" distB="0" distL="0" distR="0" wp14:anchorId="51ABCA92" wp14:editId="651FFA4B">
                    <wp:extent cx="1712595" cy="2150792"/>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144" t="2134" r="3000"/>
                            <a:stretch/>
                          </pic:blipFill>
                          <pic:spPr bwMode="auto">
                            <a:xfrm>
                              <a:off x="0" y="0"/>
                              <a:ext cx="1720329" cy="2160505"/>
                            </a:xfrm>
                            <a:prstGeom prst="rect">
                              <a:avLst/>
                            </a:prstGeom>
                            <a:ln>
                              <a:noFill/>
                            </a:ln>
                            <a:extLst>
                              <a:ext uri="{53640926-AAD7-44D8-BBD7-CCE9431645EC}">
                                <a14:shadowObscured xmlns:a14="http://schemas.microsoft.com/office/drawing/2010/main"/>
                              </a:ext>
                            </a:extLst>
                          </pic:spPr>
                        </pic:pic>
                      </a:graphicData>
                    </a:graphic>
                  </wp:inline>
                </w:drawing>
              </w:r>
            </w:ins>
          </w:p>
          <w:p w14:paraId="2D27E786" w14:textId="77777777" w:rsidR="006D2026" w:rsidRDefault="006D2026" w:rsidP="006D2026">
            <w:pPr>
              <w:jc w:val="center"/>
              <w:rPr>
                <w:ins w:id="100" w:author="Anil Shukla" w:date="2022-09-04T21:23:00Z"/>
              </w:rPr>
            </w:pPr>
            <w:ins w:id="101" w:author="Anil Shukla" w:date="2022-09-04T19:05:00Z">
              <w:r>
                <w:t>(The date in the box matching the x-axis after the changes)</w:t>
              </w:r>
            </w:ins>
          </w:p>
          <w:p w14:paraId="1685483D" w14:textId="006E93C7" w:rsidR="00BE3CC1" w:rsidRDefault="00BE3CC1" w:rsidP="006D2026">
            <w:pPr>
              <w:jc w:val="center"/>
              <w:pPrChange w:id="102" w:author="Anil Shukla" w:date="2022-09-04T19:04:00Z">
                <w:pPr/>
              </w:pPrChange>
            </w:pPr>
          </w:p>
        </w:tc>
      </w:tr>
      <w:tr w:rsidR="00DA03AE" w14:paraId="5000C264"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7E139324" w14:textId="77777777" w:rsidR="00DA03AE" w:rsidRDefault="00F6106C">
            <w:pPr>
              <w:pStyle w:val="Body"/>
            </w:pPr>
            <w:r>
              <w:rPr>
                <w:b/>
                <w:bCs/>
                <w:sz w:val="28"/>
                <w:szCs w:val="28"/>
              </w:rPr>
              <w:t>What are you planning to do over the next few weeks?</w:t>
            </w:r>
          </w:p>
        </w:tc>
      </w:tr>
      <w:tr w:rsidR="00DA03AE" w14:paraId="32B25FB6" w14:textId="77777777">
        <w:trPr>
          <w:trHeight w:val="1991"/>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82E48F9" w14:textId="4151227B" w:rsidR="00DA03AE" w:rsidRDefault="00252930">
            <w:ins w:id="103" w:author="Anil Shukla" w:date="2022-09-04T19:06:00Z">
              <w:r>
                <w:lastRenderedPageBreak/>
                <w:t xml:space="preserve">I plan to start working on the hours of daylight visualization. </w:t>
              </w:r>
            </w:ins>
            <w:ins w:id="104" w:author="Anil Shukla" w:date="2022-09-04T19:18:00Z">
              <w:r w:rsidR="00000F22">
                <w:t>Secondly,</w:t>
              </w:r>
            </w:ins>
            <w:ins w:id="105" w:author="Anil Shukla" w:date="2022-09-04T19:06:00Z">
              <w:r>
                <w:t xml:space="preserve"> I plan to simplify the existing code for the other</w:t>
              </w:r>
            </w:ins>
            <w:ins w:id="106" w:author="Anil Shukla" w:date="2022-09-04T19:07:00Z">
              <w:r>
                <w:t xml:space="preserve"> visualizations.</w:t>
              </w:r>
            </w:ins>
          </w:p>
        </w:tc>
      </w:tr>
      <w:tr w:rsidR="00DA03AE" w14:paraId="488950F9" w14:textId="77777777">
        <w:trPr>
          <w:trHeight w:val="67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000E8823" w14:textId="77777777" w:rsidR="00DA03AE" w:rsidRDefault="00F6106C">
            <w:pPr>
              <w:pStyle w:val="Body"/>
            </w:pPr>
            <w:r>
              <w:rPr>
                <w:b/>
                <w:bCs/>
                <w:sz w:val="28"/>
                <w:szCs w:val="28"/>
              </w:rPr>
              <w:t>Are you on target to successfully complete your project? If you aren’t on target</w:t>
            </w:r>
            <w:r w:rsidR="001E07A7">
              <w:rPr>
                <w:b/>
                <w:bCs/>
                <w:sz w:val="28"/>
                <w:szCs w:val="28"/>
              </w:rPr>
              <w:t>,</w:t>
            </w:r>
            <w:r>
              <w:rPr>
                <w:b/>
                <w:bCs/>
                <w:sz w:val="28"/>
                <w:szCs w:val="28"/>
              </w:rPr>
              <w:t xml:space="preserve"> how will you address the issue?</w:t>
            </w:r>
          </w:p>
        </w:tc>
      </w:tr>
      <w:tr w:rsidR="00DA03AE" w14:paraId="74FCB76E" w14:textId="77777777">
        <w:trPr>
          <w:trHeight w:val="2030"/>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6F44B61" w14:textId="652AA539" w:rsidR="00DA03AE" w:rsidRDefault="00252930">
            <w:ins w:id="107" w:author="Anil Shukla" w:date="2022-09-04T19:07:00Z">
              <w:r>
                <w:t xml:space="preserve">At my current rate of progress, I am on track to completing my project in time. </w:t>
              </w:r>
            </w:ins>
          </w:p>
        </w:tc>
      </w:tr>
    </w:tbl>
    <w:p w14:paraId="1E15E615" w14:textId="09C86E24" w:rsidR="00DA03AE" w:rsidRDefault="00DA03AE">
      <w:pPr>
        <w:pStyle w:val="Body"/>
        <w:rPr>
          <w:ins w:id="108" w:author="Anil Shukla" w:date="2022-09-04T19:22:00Z"/>
        </w:rPr>
      </w:pPr>
    </w:p>
    <w:p w14:paraId="69361FDC" w14:textId="224521BB" w:rsidR="00581285" w:rsidRDefault="00581285">
      <w:pPr>
        <w:pStyle w:val="Body"/>
        <w:rPr>
          <w:ins w:id="109" w:author="Anil Shukla" w:date="2022-09-04T19:22:00Z"/>
        </w:rPr>
      </w:pPr>
    </w:p>
    <w:p w14:paraId="7409CCBA" w14:textId="765CB73B" w:rsidR="00581285" w:rsidRDefault="00581285" w:rsidP="00581285">
      <w:pPr>
        <w:pStyle w:val="Title"/>
        <w:rPr>
          <w:ins w:id="110" w:author="Anil Shukla" w:date="2022-09-04T19:22:00Z"/>
        </w:rPr>
      </w:pPr>
      <w:ins w:id="111" w:author="Anil Shukla" w:date="2022-09-04T19:22:00Z">
        <w:r>
          <w:t>Week 1</w:t>
        </w:r>
      </w:ins>
      <w:ins w:id="112" w:author="Anil Shukla" w:date="2022-09-04T19:23:00Z">
        <w:r>
          <w:t>6</w:t>
        </w:r>
      </w:ins>
      <w:ins w:id="113" w:author="Anil Shukla" w:date="2022-09-04T19:22:00Z">
        <w:r>
          <w:t>-1</w:t>
        </w:r>
      </w:ins>
      <w:ins w:id="114" w:author="Anil Shukla" w:date="2022-09-04T19:44:00Z">
        <w:r w:rsidR="00670DCA">
          <w:t>7</w:t>
        </w:r>
      </w:ins>
    </w:p>
    <w:p w14:paraId="370000DE" w14:textId="77777777" w:rsidR="00581285" w:rsidRDefault="00581285" w:rsidP="00581285">
      <w:pPr>
        <w:pStyle w:val="Body"/>
        <w:rPr>
          <w:ins w:id="115" w:author="Anil Shukla" w:date="2022-09-04T19:22:00Z"/>
        </w:rPr>
      </w:pP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8"/>
        <w:gridCol w:w="7244"/>
      </w:tblGrid>
      <w:tr w:rsidR="00581285" w14:paraId="009D8E26" w14:textId="77777777" w:rsidTr="00780A31">
        <w:trPr>
          <w:trHeight w:val="337"/>
          <w:ins w:id="116" w:author="Anil Shukla" w:date="2022-09-04T19:22:00Z"/>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162E23E3" w14:textId="77777777" w:rsidR="00581285" w:rsidRDefault="00581285" w:rsidP="00780A31">
            <w:pPr>
              <w:pStyle w:val="TableStyle2"/>
              <w:rPr>
                <w:ins w:id="117" w:author="Anil Shukla" w:date="2022-09-04T19:22:00Z"/>
              </w:rPr>
            </w:pPr>
            <w:ins w:id="118" w:author="Anil Shukla" w:date="2022-09-04T19:22:00Z">
              <w:r>
                <w:rPr>
                  <w:b/>
                  <w:bCs/>
                  <w:sz w:val="28"/>
                  <w:szCs w:val="28"/>
                </w:rPr>
                <w:t>Project title:</w:t>
              </w:r>
            </w:ins>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32369C6" w14:textId="4CA94CFD" w:rsidR="00581285" w:rsidRDefault="00581285" w:rsidP="00780A31">
            <w:pPr>
              <w:rPr>
                <w:ins w:id="119" w:author="Anil Shukla" w:date="2022-09-04T19:22:00Z"/>
              </w:rPr>
            </w:pPr>
            <w:ins w:id="120" w:author="Anil Shukla" w:date="2022-09-04T19:22:00Z">
              <w:r>
                <w:t>D</w:t>
              </w:r>
            </w:ins>
            <w:ins w:id="121" w:author="Anil Shukla" w:date="2022-09-04T19:26:00Z">
              <w:r>
                <w:t xml:space="preserve">aylight hours </w:t>
              </w:r>
            </w:ins>
            <w:ins w:id="122" w:author="Anil Shukla" w:date="2022-09-04T19:22:00Z">
              <w:r>
                <w:t xml:space="preserve"> </w:t>
              </w:r>
            </w:ins>
          </w:p>
        </w:tc>
      </w:tr>
      <w:tr w:rsidR="00581285" w14:paraId="1A9D0AD2" w14:textId="77777777" w:rsidTr="00780A31">
        <w:trPr>
          <w:trHeight w:val="337"/>
          <w:ins w:id="123" w:author="Anil Shukla" w:date="2022-09-04T19:22:00Z"/>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37630AA5" w14:textId="77777777" w:rsidR="00581285" w:rsidRDefault="00581285" w:rsidP="00780A31">
            <w:pPr>
              <w:pStyle w:val="TableStyle2"/>
              <w:rPr>
                <w:ins w:id="124" w:author="Anil Shukla" w:date="2022-09-04T19:22:00Z"/>
              </w:rPr>
            </w:pPr>
            <w:ins w:id="125" w:author="Anil Shukla" w:date="2022-09-04T19:22:00Z">
              <w:r>
                <w:rPr>
                  <w:b/>
                  <w:bCs/>
                  <w:sz w:val="28"/>
                  <w:szCs w:val="28"/>
                </w:rPr>
                <w:t>Topic:</w:t>
              </w:r>
            </w:ins>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D9C2750" w14:textId="77777777" w:rsidR="00581285" w:rsidRDefault="00581285" w:rsidP="00780A31">
            <w:pPr>
              <w:rPr>
                <w:ins w:id="126" w:author="Anil Shukla" w:date="2022-09-04T19:22:00Z"/>
              </w:rPr>
            </w:pPr>
            <w:ins w:id="127" w:author="Anil Shukla" w:date="2022-09-04T19:22:00Z">
              <w:r>
                <w:t>Extending The Apps</w:t>
              </w:r>
            </w:ins>
          </w:p>
        </w:tc>
      </w:tr>
      <w:tr w:rsidR="00581285" w14:paraId="569C8EF9" w14:textId="77777777" w:rsidTr="00780A31">
        <w:trPr>
          <w:trHeight w:val="337"/>
          <w:ins w:id="128"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15B4DD5A" w14:textId="77777777" w:rsidR="00581285" w:rsidRDefault="00581285" w:rsidP="00780A31">
            <w:pPr>
              <w:pStyle w:val="Body"/>
              <w:rPr>
                <w:ins w:id="129" w:author="Anil Shukla" w:date="2022-09-04T19:22:00Z"/>
              </w:rPr>
            </w:pPr>
            <w:ins w:id="130" w:author="Anil Shukla" w:date="2022-09-04T19:22:00Z">
              <w:r>
                <w:rPr>
                  <w:b/>
                  <w:bCs/>
                  <w:sz w:val="28"/>
                  <w:szCs w:val="28"/>
                </w:rPr>
                <w:t xml:space="preserve">What progress have you made this topic? </w:t>
              </w:r>
            </w:ins>
          </w:p>
        </w:tc>
      </w:tr>
      <w:tr w:rsidR="00581285" w14:paraId="1C8277D7" w14:textId="77777777" w:rsidTr="00780A31">
        <w:trPr>
          <w:trHeight w:val="2431"/>
          <w:ins w:id="131"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421E59D" w14:textId="77777777" w:rsidR="00150EF0" w:rsidRDefault="00581285" w:rsidP="00150EF0">
            <w:pPr>
              <w:rPr>
                <w:ins w:id="132" w:author="Anil Shukla" w:date="2022-09-04T21:45:00Z"/>
              </w:rPr>
            </w:pPr>
            <w:ins w:id="133" w:author="Anil Shukla" w:date="2022-09-04T19:22:00Z">
              <w:r>
                <w:t xml:space="preserve">In </w:t>
              </w:r>
            </w:ins>
            <w:ins w:id="134" w:author="Anil Shukla" w:date="2022-09-04T19:28:00Z">
              <w:r w:rsidR="002F75A3">
                <w:t>th</w:t>
              </w:r>
            </w:ins>
            <w:ins w:id="135" w:author="Anil Shukla" w:date="2022-09-04T19:29:00Z">
              <w:r w:rsidR="002F75A3">
                <w:t>e</w:t>
              </w:r>
            </w:ins>
            <w:ins w:id="136" w:author="Anil Shukla" w:date="2022-09-04T19:28:00Z">
              <w:r w:rsidR="002F75A3">
                <w:t>s</w:t>
              </w:r>
            </w:ins>
            <w:ins w:id="137" w:author="Anil Shukla" w:date="2022-09-04T19:29:00Z">
              <w:r w:rsidR="002F75A3">
                <w:t>e two</w:t>
              </w:r>
            </w:ins>
            <w:ins w:id="138" w:author="Anil Shukla" w:date="2022-09-04T19:28:00Z">
              <w:r w:rsidR="002F75A3">
                <w:t xml:space="preserve"> week</w:t>
              </w:r>
            </w:ins>
            <w:ins w:id="139" w:author="Anil Shukla" w:date="2022-09-04T19:29:00Z">
              <w:r w:rsidR="002F75A3">
                <w:t>s</w:t>
              </w:r>
            </w:ins>
            <w:ins w:id="140" w:author="Anil Shukla" w:date="2022-09-04T19:28:00Z">
              <w:r w:rsidR="002F75A3">
                <w:t>, I added the</w:t>
              </w:r>
            </w:ins>
            <w:ins w:id="141" w:author="Anil Shukla" w:date="2022-09-04T19:30:00Z">
              <w:r w:rsidR="002F75A3">
                <w:t xml:space="preserve"> daylight hours </w:t>
              </w:r>
            </w:ins>
            <w:ins w:id="142" w:author="Anil Shukla" w:date="2022-09-04T19:50:00Z">
              <w:r w:rsidR="007A7B8C">
                <w:t>extension. This</w:t>
              </w:r>
            </w:ins>
            <w:ins w:id="143" w:author="Anil Shukla" w:date="2022-09-04T19:30:00Z">
              <w:r w:rsidR="002F75A3">
                <w:t xml:space="preserve"> extension displays the hours of daylight at every latitude for every day of the year.</w:t>
              </w:r>
            </w:ins>
            <w:ins w:id="144" w:author="Anil Shukla" w:date="2022-09-04T21:45:00Z">
              <w:r w:rsidR="00150EF0">
                <w:t xml:space="preserve"> Furthermore, </w:t>
              </w:r>
              <w:r w:rsidR="00150EF0">
                <w:t>I added a play/pause button that increases the day of the year automatically.</w:t>
              </w:r>
            </w:ins>
          </w:p>
          <w:p w14:paraId="4F25D906" w14:textId="5372B1F1" w:rsidR="00581285" w:rsidRDefault="00581285" w:rsidP="00780A31">
            <w:pPr>
              <w:rPr>
                <w:ins w:id="145" w:author="Anil Shukla" w:date="2022-09-04T19:22:00Z"/>
              </w:rPr>
            </w:pPr>
          </w:p>
          <w:p w14:paraId="51203283" w14:textId="77777777" w:rsidR="00581285" w:rsidRDefault="00581285" w:rsidP="00780A31">
            <w:pPr>
              <w:jc w:val="center"/>
              <w:rPr>
                <w:ins w:id="146" w:author="Anil Shukla" w:date="2022-09-04T19:28:00Z"/>
              </w:rPr>
            </w:pPr>
          </w:p>
          <w:p w14:paraId="7A038A9A" w14:textId="0D634D7F" w:rsidR="00581285" w:rsidRDefault="00581285" w:rsidP="00780A31">
            <w:pPr>
              <w:jc w:val="center"/>
              <w:rPr>
                <w:ins w:id="147" w:author="Anil Shukla" w:date="2022-09-04T19:22:00Z"/>
              </w:rPr>
            </w:pPr>
            <w:ins w:id="148" w:author="Anil Shukla" w:date="2022-09-04T19:27:00Z">
              <w:r w:rsidRPr="00581285">
                <w:drawing>
                  <wp:inline distT="0" distB="0" distL="0" distR="0" wp14:anchorId="15A357C5" wp14:editId="1D04CE65">
                    <wp:extent cx="1752600" cy="1866830"/>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173" r="7943" b="8406"/>
                            <a:stretch/>
                          </pic:blipFill>
                          <pic:spPr bwMode="auto">
                            <a:xfrm>
                              <a:off x="0" y="0"/>
                              <a:ext cx="1768626" cy="1883900"/>
                            </a:xfrm>
                            <a:prstGeom prst="rect">
                              <a:avLst/>
                            </a:prstGeom>
                            <a:ln>
                              <a:noFill/>
                            </a:ln>
                            <a:extLst>
                              <a:ext uri="{53640926-AAD7-44D8-BBD7-CCE9431645EC}">
                                <a14:shadowObscured xmlns:a14="http://schemas.microsoft.com/office/drawing/2010/main"/>
                              </a:ext>
                            </a:extLst>
                          </pic:spPr>
                        </pic:pic>
                      </a:graphicData>
                    </a:graphic>
                  </wp:inline>
                </w:drawing>
              </w:r>
            </w:ins>
            <w:ins w:id="149" w:author="Anil Shukla" w:date="2022-09-04T20:12:00Z">
              <w:r w:rsidR="006A4EC5">
                <w:rPr>
                  <w:noProof/>
                </w:rPr>
                <w:t xml:space="preserve"> </w:t>
              </w:r>
              <w:r w:rsidR="006A4EC5" w:rsidRPr="006A4EC5">
                <w:drawing>
                  <wp:inline distT="0" distB="0" distL="0" distR="0" wp14:anchorId="5CDDB23A" wp14:editId="69728440">
                    <wp:extent cx="1799385" cy="18698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1836" cy="1893215"/>
                            </a:xfrm>
                            <a:prstGeom prst="rect">
                              <a:avLst/>
                            </a:prstGeom>
                          </pic:spPr>
                        </pic:pic>
                      </a:graphicData>
                    </a:graphic>
                  </wp:inline>
                </w:drawing>
              </w:r>
            </w:ins>
          </w:p>
          <w:p w14:paraId="7C2A3047" w14:textId="4272C6DB" w:rsidR="007A7B8C" w:rsidRDefault="00581285" w:rsidP="00780A31">
            <w:pPr>
              <w:jc w:val="center"/>
              <w:rPr>
                <w:ins w:id="150" w:author="Anil Shukla" w:date="2022-09-04T19:51:00Z"/>
              </w:rPr>
            </w:pPr>
            <w:ins w:id="151" w:author="Anil Shukla" w:date="2022-09-04T19:22:00Z">
              <w:r>
                <w:t>(</w:t>
              </w:r>
            </w:ins>
            <w:ins w:id="152" w:author="Anil Shukla" w:date="2022-09-04T19:30:00Z">
              <w:r w:rsidR="002F75A3">
                <w:t>Hours of daylight extension</w:t>
              </w:r>
            </w:ins>
            <w:ins w:id="153" w:author="Anil Shukla" w:date="2022-09-04T19:22:00Z">
              <w:r>
                <w:t>)</w:t>
              </w:r>
            </w:ins>
          </w:p>
          <w:p w14:paraId="5E68E110" w14:textId="388CE91F" w:rsidR="007A7B8C" w:rsidRDefault="007A7B8C" w:rsidP="00780A31">
            <w:pPr>
              <w:jc w:val="center"/>
              <w:rPr>
                <w:ins w:id="154" w:author="Anil Shukla" w:date="2022-09-04T19:51:00Z"/>
              </w:rPr>
            </w:pPr>
          </w:p>
          <w:p w14:paraId="73F65D47" w14:textId="77777777" w:rsidR="007A7B8C" w:rsidRDefault="007A7B8C" w:rsidP="007A7B8C">
            <w:pPr>
              <w:jc w:val="center"/>
              <w:rPr>
                <w:ins w:id="155" w:author="Anil Shukla" w:date="2022-09-04T19:51:00Z"/>
              </w:rPr>
            </w:pPr>
          </w:p>
          <w:p w14:paraId="4D65710A" w14:textId="77777777" w:rsidR="007A7B8C" w:rsidRDefault="007A7B8C" w:rsidP="007A7B8C">
            <w:pPr>
              <w:jc w:val="center"/>
              <w:rPr>
                <w:ins w:id="156" w:author="Anil Shukla" w:date="2022-09-04T19:51:00Z"/>
              </w:rPr>
            </w:pPr>
          </w:p>
          <w:p w14:paraId="47AE7D66" w14:textId="77777777" w:rsidR="007A7B8C" w:rsidRDefault="007A7B8C" w:rsidP="007A7B8C">
            <w:pPr>
              <w:jc w:val="center"/>
              <w:rPr>
                <w:ins w:id="157" w:author="Anil Shukla" w:date="2022-09-04T19:51:00Z"/>
              </w:rPr>
            </w:pPr>
            <w:ins w:id="158" w:author="Anil Shukla" w:date="2022-09-04T19:51:00Z">
              <w:r w:rsidRPr="00020763">
                <w:lastRenderedPageBreak/>
                <w:drawing>
                  <wp:inline distT="0" distB="0" distL="0" distR="0" wp14:anchorId="498E83B8" wp14:editId="7B5FF752">
                    <wp:extent cx="1821338" cy="853514"/>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1338" cy="853514"/>
                            </a:xfrm>
                            <a:prstGeom prst="rect">
                              <a:avLst/>
                            </a:prstGeom>
                          </pic:spPr>
                        </pic:pic>
                      </a:graphicData>
                    </a:graphic>
                  </wp:inline>
                </w:drawing>
              </w:r>
              <w:r w:rsidRPr="00AC3CC8">
                <w:drawing>
                  <wp:inline distT="0" distB="0" distL="0" distR="0" wp14:anchorId="2B9FEE97" wp14:editId="3190DC9D">
                    <wp:extent cx="1708150" cy="856713"/>
                    <wp:effectExtent l="0" t="0" r="635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35148" cy="870254"/>
                            </a:xfrm>
                            <a:prstGeom prst="rect">
                              <a:avLst/>
                            </a:prstGeom>
                          </pic:spPr>
                        </pic:pic>
                      </a:graphicData>
                    </a:graphic>
                  </wp:inline>
                </w:drawing>
              </w:r>
            </w:ins>
          </w:p>
          <w:p w14:paraId="0C0D9A0F" w14:textId="77777777" w:rsidR="007A7B8C" w:rsidRDefault="007A7B8C" w:rsidP="007A7B8C">
            <w:pPr>
              <w:jc w:val="center"/>
              <w:rPr>
                <w:ins w:id="159" w:author="Anil Shukla" w:date="2022-09-04T19:51:00Z"/>
              </w:rPr>
            </w:pPr>
            <w:ins w:id="160" w:author="Anil Shukla" w:date="2022-09-04T19:51:00Z">
              <w:r>
                <w:t>(Visualization paused on the left and playing on the right)</w:t>
              </w:r>
            </w:ins>
          </w:p>
          <w:p w14:paraId="00DBE96D" w14:textId="77777777" w:rsidR="007A7B8C" w:rsidRDefault="007A7B8C" w:rsidP="007A7B8C">
            <w:pPr>
              <w:jc w:val="center"/>
              <w:rPr>
                <w:ins w:id="161" w:author="Anil Shukla" w:date="2022-09-04T19:51:00Z"/>
              </w:rPr>
            </w:pPr>
          </w:p>
          <w:p w14:paraId="0F96A203" w14:textId="77777777" w:rsidR="007A7B8C" w:rsidRDefault="007A7B8C" w:rsidP="007A7B8C">
            <w:pPr>
              <w:jc w:val="center"/>
              <w:rPr>
                <w:ins w:id="162" w:author="Anil Shukla" w:date="2022-09-04T19:51:00Z"/>
              </w:rPr>
            </w:pPr>
          </w:p>
          <w:p w14:paraId="20D21566" w14:textId="059A9155" w:rsidR="007A7B8C" w:rsidRDefault="007A7B8C" w:rsidP="007A7B8C">
            <w:pPr>
              <w:rPr>
                <w:ins w:id="163" w:author="Anil Shukla" w:date="2022-09-04T19:51:00Z"/>
              </w:rPr>
            </w:pPr>
            <w:ins w:id="164" w:author="Anil Shukla" w:date="2022-09-04T19:51:00Z">
              <w:r>
                <w:t xml:space="preserve">For the creation of the buttons, I devised a constructor function. To detect if the user’s mouse is over the button’s coordinates, I devised a function called over. Using the mouse </w:t>
              </w:r>
            </w:ins>
            <w:ins w:id="165" w:author="Anil Shukla" w:date="2022-09-04T19:55:00Z">
              <w:r w:rsidR="00B64CE0">
                <w:t>p</w:t>
              </w:r>
            </w:ins>
            <w:ins w:id="166" w:author="Anil Shukla" w:date="2022-09-04T19:51:00Z">
              <w:r>
                <w:t>ressed function, the play pause values could be toggled by the visualization.</w:t>
              </w:r>
            </w:ins>
          </w:p>
          <w:p w14:paraId="368BB3E6" w14:textId="77777777" w:rsidR="007A7B8C" w:rsidRDefault="007A7B8C" w:rsidP="007A7B8C">
            <w:pPr>
              <w:rPr>
                <w:ins w:id="167" w:author="Anil Shukla" w:date="2022-09-04T19:51:00Z"/>
              </w:rPr>
            </w:pPr>
          </w:p>
          <w:p w14:paraId="2881457A" w14:textId="77777777" w:rsidR="007A7B8C" w:rsidRDefault="007A7B8C" w:rsidP="007A7B8C">
            <w:pPr>
              <w:jc w:val="center"/>
              <w:rPr>
                <w:ins w:id="168" w:author="Anil Shukla" w:date="2022-09-04T19:51:00Z"/>
              </w:rPr>
            </w:pPr>
            <w:ins w:id="169" w:author="Anil Shukla" w:date="2022-09-04T19:51:00Z">
              <w:r w:rsidRPr="008B64C2">
                <w:drawing>
                  <wp:inline distT="0" distB="0" distL="0" distR="0" wp14:anchorId="1D6C50FF" wp14:editId="5F6C17EF">
                    <wp:extent cx="4015154" cy="470725"/>
                    <wp:effectExtent l="0" t="0" r="444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984" r="3587" b="10245"/>
                            <a:stretch/>
                          </pic:blipFill>
                          <pic:spPr bwMode="auto">
                            <a:xfrm>
                              <a:off x="0" y="0"/>
                              <a:ext cx="4087968" cy="479261"/>
                            </a:xfrm>
                            <a:prstGeom prst="rect">
                              <a:avLst/>
                            </a:prstGeom>
                            <a:ln>
                              <a:noFill/>
                            </a:ln>
                            <a:extLst>
                              <a:ext uri="{53640926-AAD7-44D8-BBD7-CCE9431645EC}">
                                <a14:shadowObscured xmlns:a14="http://schemas.microsoft.com/office/drawing/2010/main"/>
                              </a:ext>
                            </a:extLst>
                          </pic:spPr>
                        </pic:pic>
                      </a:graphicData>
                    </a:graphic>
                  </wp:inline>
                </w:drawing>
              </w:r>
            </w:ins>
          </w:p>
          <w:p w14:paraId="02531D0F" w14:textId="6EA86409" w:rsidR="007A7B8C" w:rsidRDefault="007A7B8C" w:rsidP="007A7B8C">
            <w:pPr>
              <w:jc w:val="center"/>
              <w:rPr>
                <w:ins w:id="170" w:author="Anil Shukla" w:date="2022-09-04T19:51:00Z"/>
              </w:rPr>
            </w:pPr>
            <w:ins w:id="171" w:author="Anil Shukla" w:date="2022-09-04T19:51:00Z">
              <w:r>
                <w:t>(Mouse Ove</w:t>
              </w:r>
            </w:ins>
            <w:ins w:id="172" w:author="Anil Shukla" w:date="2022-09-04T20:01:00Z">
              <w:r w:rsidR="000B4A38">
                <w:t>r detects if mouse is within bounds of the button object</w:t>
              </w:r>
            </w:ins>
            <w:ins w:id="173" w:author="Anil Shukla" w:date="2022-09-04T19:51:00Z">
              <w:r>
                <w:t>)</w:t>
              </w:r>
            </w:ins>
          </w:p>
          <w:p w14:paraId="10D82D3F" w14:textId="77777777" w:rsidR="007A7B8C" w:rsidRDefault="007A7B8C" w:rsidP="007A7B8C">
            <w:pPr>
              <w:rPr>
                <w:ins w:id="174" w:author="Anil Shukla" w:date="2022-09-04T19:22:00Z"/>
              </w:rPr>
              <w:pPrChange w:id="175" w:author="Anil Shukla" w:date="2022-09-04T19:51:00Z">
                <w:pPr>
                  <w:jc w:val="center"/>
                </w:pPr>
              </w:pPrChange>
            </w:pPr>
          </w:p>
          <w:p w14:paraId="248EFCBC" w14:textId="66B546D9" w:rsidR="00581285" w:rsidRDefault="00581285" w:rsidP="00020763">
            <w:pPr>
              <w:jc w:val="center"/>
              <w:rPr>
                <w:ins w:id="176" w:author="Anil Shukla" w:date="2022-09-04T19:22:00Z"/>
              </w:rPr>
              <w:pPrChange w:id="177" w:author="Anil Shukla" w:date="2022-09-04T19:33:00Z">
                <w:pPr/>
              </w:pPrChange>
            </w:pPr>
          </w:p>
        </w:tc>
      </w:tr>
      <w:tr w:rsidR="00581285" w14:paraId="22CEF1BC" w14:textId="77777777" w:rsidTr="00780A31">
        <w:trPr>
          <w:trHeight w:val="337"/>
          <w:ins w:id="178"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543C27C7" w14:textId="77777777" w:rsidR="00581285" w:rsidRDefault="00581285" w:rsidP="00780A31">
            <w:pPr>
              <w:pStyle w:val="Body"/>
              <w:rPr>
                <w:ins w:id="179" w:author="Anil Shukla" w:date="2022-09-04T19:22:00Z"/>
              </w:rPr>
            </w:pPr>
            <w:ins w:id="180" w:author="Anil Shukla" w:date="2022-09-04T19:22:00Z">
              <w:r>
                <w:rPr>
                  <w:b/>
                  <w:bCs/>
                  <w:sz w:val="28"/>
                  <w:szCs w:val="28"/>
                </w:rPr>
                <w:lastRenderedPageBreak/>
                <w:t>What problems have you faced and were you able to solve them?</w:t>
              </w:r>
            </w:ins>
          </w:p>
        </w:tc>
      </w:tr>
      <w:tr w:rsidR="00581285" w14:paraId="47B2CA46" w14:textId="77777777" w:rsidTr="00780A31">
        <w:trPr>
          <w:trHeight w:val="2023"/>
          <w:ins w:id="181"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FA0000C" w14:textId="06F44CBA" w:rsidR="00B64CE0" w:rsidRDefault="007A7B8C" w:rsidP="00780A31">
            <w:pPr>
              <w:rPr>
                <w:ins w:id="182" w:author="Anil Shukla" w:date="2022-09-04T19:56:00Z"/>
              </w:rPr>
            </w:pPr>
            <w:ins w:id="183" w:author="Anil Shukla" w:date="2022-09-04T19:51:00Z">
              <w:r>
                <w:t>Th</w:t>
              </w:r>
            </w:ins>
            <w:ins w:id="184" w:author="Anil Shukla" w:date="2022-09-04T19:52:00Z">
              <w:r>
                <w:t xml:space="preserve">e </w:t>
              </w:r>
            </w:ins>
            <w:ins w:id="185" w:author="Anil Shukla" w:date="2022-09-04T19:54:00Z">
              <w:r w:rsidR="00B64CE0">
                <w:t xml:space="preserve">mouse </w:t>
              </w:r>
            </w:ins>
            <w:ins w:id="186" w:author="Anil Shukla" w:date="2022-09-04T19:55:00Z">
              <w:r w:rsidR="00B64CE0">
                <w:t>p</w:t>
              </w:r>
            </w:ins>
            <w:ins w:id="187" w:author="Anil Shukla" w:date="2022-09-04T19:54:00Z">
              <w:r w:rsidR="00B64CE0">
                <w:t>ressed function</w:t>
              </w:r>
            </w:ins>
            <w:ins w:id="188" w:author="Anil Shukla" w:date="2022-09-04T19:51:00Z">
              <w:r>
                <w:t xml:space="preserve"> could not determine whether the p</w:t>
              </w:r>
            </w:ins>
            <w:ins w:id="189" w:author="Anil Shukla" w:date="2022-09-04T19:52:00Z">
              <w:r>
                <w:t xml:space="preserve">lay or pause had been </w:t>
              </w:r>
            </w:ins>
            <w:ins w:id="190" w:author="Anil Shukla" w:date="2022-09-04T19:57:00Z">
              <w:r w:rsidR="00B64CE0">
                <w:t>clicked on</w:t>
              </w:r>
            </w:ins>
            <w:ins w:id="191" w:author="Anil Shukla" w:date="2022-09-04T19:55:00Z">
              <w:r w:rsidR="00B64CE0">
                <w:t xml:space="preserve"> h</w:t>
              </w:r>
            </w:ins>
            <w:ins w:id="192" w:author="Anil Shukla" w:date="2022-09-04T19:52:00Z">
              <w:r>
                <w:t>ence the</w:t>
              </w:r>
            </w:ins>
            <w:ins w:id="193" w:author="Anil Shukla" w:date="2022-09-04T19:53:00Z">
              <w:r>
                <w:t xml:space="preserve"> autoloop feature was not working.</w:t>
              </w:r>
            </w:ins>
            <w:ins w:id="194" w:author="Anil Shukla" w:date="2022-09-04T19:55:00Z">
              <w:r w:rsidR="00B64CE0">
                <w:t xml:space="preserve"> </w:t>
              </w:r>
            </w:ins>
          </w:p>
          <w:p w14:paraId="60F3656C" w14:textId="77777777" w:rsidR="00B64CE0" w:rsidRDefault="00B64CE0" w:rsidP="00780A31">
            <w:pPr>
              <w:rPr>
                <w:ins w:id="195" w:author="Anil Shukla" w:date="2022-09-04T19:56:00Z"/>
              </w:rPr>
            </w:pPr>
          </w:p>
          <w:p w14:paraId="27D981D2" w14:textId="0780EC06" w:rsidR="00581285" w:rsidRDefault="00B64CE0" w:rsidP="00B64CE0">
            <w:pPr>
              <w:rPr>
                <w:ins w:id="196" w:author="Anil Shukla" w:date="2022-09-04T20:04:00Z"/>
              </w:rPr>
            </w:pPr>
            <w:ins w:id="197" w:author="Anil Shukla" w:date="2022-09-04T19:56:00Z">
              <w:r>
                <w:t>T</w:t>
              </w:r>
            </w:ins>
            <w:ins w:id="198" w:author="Anil Shukla" w:date="2022-09-04T19:55:00Z">
              <w:r>
                <w:t xml:space="preserve">he mouse pressed function </w:t>
              </w:r>
            </w:ins>
            <w:ins w:id="199" w:author="Anil Shukla" w:date="2022-09-04T19:56:00Z">
              <w:r>
                <w:t>can</w:t>
              </w:r>
            </w:ins>
            <w:ins w:id="200" w:author="Anil Shukla" w:date="2022-09-04T19:55:00Z">
              <w:r>
                <w:t xml:space="preserve"> only be declared outside the mai</w:t>
              </w:r>
            </w:ins>
            <w:ins w:id="201" w:author="Anil Shukla" w:date="2022-09-04T19:56:00Z">
              <w:r>
                <w:t>n visualization and button constructor functions.</w:t>
              </w:r>
            </w:ins>
            <w:ins w:id="202" w:author="Anil Shukla" w:date="2022-09-04T19:59:00Z">
              <w:r w:rsidR="000B4A38">
                <w:t xml:space="preserve"> Hence the mouse pressed </w:t>
              </w:r>
            </w:ins>
            <w:ins w:id="203" w:author="Anil Shukla" w:date="2022-09-04T20:00:00Z">
              <w:r w:rsidR="000B4A38">
                <w:t>could not access the button objects.</w:t>
              </w:r>
            </w:ins>
            <w:ins w:id="204" w:author="Anil Shukla" w:date="2022-09-04T19:56:00Z">
              <w:r>
                <w:t xml:space="preserve"> </w:t>
              </w:r>
            </w:ins>
            <w:ins w:id="205" w:author="Anil Shukla" w:date="2022-09-04T19:58:00Z">
              <w:r>
                <w:t xml:space="preserve">To fix the issue, the buttons had to be made </w:t>
              </w:r>
            </w:ins>
            <w:ins w:id="206" w:author="Anil Shukla" w:date="2022-09-04T19:59:00Z">
              <w:r w:rsidR="000B4A38">
                <w:t>global variables</w:t>
              </w:r>
            </w:ins>
            <w:ins w:id="207" w:author="Anil Shukla" w:date="2022-09-04T20:00:00Z">
              <w:r w:rsidR="000B4A38">
                <w:t>. This was done</w:t>
              </w:r>
            </w:ins>
            <w:ins w:id="208" w:author="Anil Shukla" w:date="2022-09-04T20:02:00Z">
              <w:r w:rsidR="00A62983">
                <w:t xml:space="preserve"> by pushing the button objects into a global array. Within mouse pressed, </w:t>
              </w:r>
            </w:ins>
            <w:ins w:id="209" w:author="Anil Shukla" w:date="2022-09-04T20:03:00Z">
              <w:r w:rsidR="00A62983">
                <w:t xml:space="preserve">a for loop loops over </w:t>
              </w:r>
            </w:ins>
            <w:ins w:id="210" w:author="Anil Shukla" w:date="2022-09-04T20:04:00Z">
              <w:r w:rsidR="00B77801">
                <w:t>all button objects and changes their toggle values.</w:t>
              </w:r>
            </w:ins>
          </w:p>
          <w:p w14:paraId="0CA5B088" w14:textId="1639A078" w:rsidR="00B77801" w:rsidRDefault="00B77801" w:rsidP="00B64CE0">
            <w:pPr>
              <w:rPr>
                <w:ins w:id="211" w:author="Anil Shukla" w:date="2022-09-04T20:04:00Z"/>
              </w:rPr>
            </w:pPr>
          </w:p>
          <w:p w14:paraId="3BCDD3DE" w14:textId="4DE2B499" w:rsidR="00B77801" w:rsidRDefault="00B77801" w:rsidP="00B77801">
            <w:pPr>
              <w:jc w:val="center"/>
              <w:rPr>
                <w:ins w:id="212" w:author="Anil Shukla" w:date="2022-09-04T20:05:00Z"/>
              </w:rPr>
            </w:pPr>
            <w:ins w:id="213" w:author="Anil Shukla" w:date="2022-09-04T20:04:00Z">
              <w:r w:rsidRPr="00B77801">
                <w:drawing>
                  <wp:inline distT="0" distB="0" distL="0" distR="0" wp14:anchorId="1803811D" wp14:editId="597D02DC">
                    <wp:extent cx="3749365" cy="1775614"/>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9365" cy="1775614"/>
                            </a:xfrm>
                            <a:prstGeom prst="rect">
                              <a:avLst/>
                            </a:prstGeom>
                          </pic:spPr>
                        </pic:pic>
                      </a:graphicData>
                    </a:graphic>
                  </wp:inline>
                </w:drawing>
              </w:r>
            </w:ins>
          </w:p>
          <w:p w14:paraId="57930BA3" w14:textId="17B3028D" w:rsidR="00B77801" w:rsidRDefault="00B77801" w:rsidP="00B77801">
            <w:pPr>
              <w:jc w:val="center"/>
              <w:rPr>
                <w:ins w:id="214" w:author="Anil Shukla" w:date="2022-09-04T19:22:00Z"/>
              </w:rPr>
            </w:pPr>
            <w:ins w:id="215" w:author="Anil Shukla" w:date="2022-09-04T20:05:00Z">
              <w:r>
                <w:t>(This code loops over</w:t>
              </w:r>
            </w:ins>
            <w:ins w:id="216" w:author="Anil Shukla" w:date="2022-09-04T20:06:00Z">
              <w:r>
                <w:t xml:space="preserve"> all button objects and changes button toggle </w:t>
              </w:r>
            </w:ins>
            <w:ins w:id="217" w:author="Anil Shukla" w:date="2022-09-04T20:07:00Z">
              <w:r>
                <w:t>Boolean</w:t>
              </w:r>
            </w:ins>
            <w:ins w:id="218" w:author="Anil Shukla" w:date="2022-09-04T20:06:00Z">
              <w:r>
                <w:t xml:space="preserve"> if clicked)</w:t>
              </w:r>
            </w:ins>
          </w:p>
          <w:p w14:paraId="281EFBE8" w14:textId="7B1D38BF" w:rsidR="00581285" w:rsidRDefault="00581285" w:rsidP="00780A31">
            <w:pPr>
              <w:jc w:val="center"/>
              <w:rPr>
                <w:ins w:id="219" w:author="Anil Shukla" w:date="2022-09-04T19:22:00Z"/>
              </w:rPr>
            </w:pPr>
          </w:p>
        </w:tc>
      </w:tr>
      <w:tr w:rsidR="00581285" w14:paraId="6954C55E" w14:textId="77777777" w:rsidTr="00780A31">
        <w:trPr>
          <w:trHeight w:val="337"/>
          <w:ins w:id="220"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3106B4D9" w14:textId="77777777" w:rsidR="00581285" w:rsidRDefault="00581285" w:rsidP="00780A31">
            <w:pPr>
              <w:pStyle w:val="Body"/>
              <w:rPr>
                <w:ins w:id="221" w:author="Anil Shukla" w:date="2022-09-04T19:22:00Z"/>
              </w:rPr>
            </w:pPr>
            <w:ins w:id="222" w:author="Anil Shukla" w:date="2022-09-04T19:22:00Z">
              <w:r>
                <w:rPr>
                  <w:b/>
                  <w:bCs/>
                  <w:sz w:val="28"/>
                  <w:szCs w:val="28"/>
                </w:rPr>
                <w:t>What are you planning to do over the next few weeks?</w:t>
              </w:r>
            </w:ins>
          </w:p>
        </w:tc>
      </w:tr>
      <w:tr w:rsidR="00581285" w14:paraId="395545FC" w14:textId="77777777" w:rsidTr="00780A31">
        <w:trPr>
          <w:trHeight w:val="1991"/>
          <w:ins w:id="223"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4248D7F" w14:textId="1CD627CC" w:rsidR="00581285" w:rsidRDefault="00581285" w:rsidP="00780A31">
            <w:pPr>
              <w:rPr>
                <w:ins w:id="224" w:author="Anil Shukla" w:date="2022-09-04T19:22:00Z"/>
              </w:rPr>
            </w:pPr>
            <w:ins w:id="225" w:author="Anil Shukla" w:date="2022-09-04T19:22:00Z">
              <w:r>
                <w:t>I plan to start</w:t>
              </w:r>
            </w:ins>
            <w:ins w:id="226" w:author="Anil Shukla" w:date="2022-09-04T20:07:00Z">
              <w:r w:rsidR="00B77801">
                <w:t xml:space="preserve"> system and usability testing and plan to complete the heat map visualization.</w:t>
              </w:r>
            </w:ins>
          </w:p>
        </w:tc>
      </w:tr>
      <w:tr w:rsidR="00581285" w14:paraId="72FB9A45" w14:textId="77777777" w:rsidTr="00780A31">
        <w:trPr>
          <w:trHeight w:val="677"/>
          <w:ins w:id="227"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176AB056" w14:textId="77777777" w:rsidR="00581285" w:rsidRDefault="00581285" w:rsidP="00780A31">
            <w:pPr>
              <w:pStyle w:val="Body"/>
              <w:rPr>
                <w:ins w:id="228" w:author="Anil Shukla" w:date="2022-09-04T19:22:00Z"/>
              </w:rPr>
            </w:pPr>
            <w:ins w:id="229" w:author="Anil Shukla" w:date="2022-09-04T19:22:00Z">
              <w:r>
                <w:rPr>
                  <w:b/>
                  <w:bCs/>
                  <w:sz w:val="28"/>
                  <w:szCs w:val="28"/>
                </w:rPr>
                <w:lastRenderedPageBreak/>
                <w:t>Are you on target to successfully complete your project? If you aren’t on target, how will you address the issue?</w:t>
              </w:r>
            </w:ins>
          </w:p>
        </w:tc>
      </w:tr>
      <w:tr w:rsidR="00581285" w14:paraId="58D920E1" w14:textId="77777777" w:rsidTr="00780A31">
        <w:trPr>
          <w:trHeight w:val="2030"/>
          <w:ins w:id="230" w:author="Anil Shukla" w:date="2022-09-04T19:22: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95A50C3" w14:textId="77777777" w:rsidR="00581285" w:rsidRDefault="00581285" w:rsidP="00780A31">
            <w:pPr>
              <w:rPr>
                <w:ins w:id="231" w:author="Anil Shukla" w:date="2022-09-04T19:22:00Z"/>
              </w:rPr>
            </w:pPr>
            <w:ins w:id="232" w:author="Anil Shukla" w:date="2022-09-04T19:22:00Z">
              <w:r>
                <w:t xml:space="preserve">At my current rate of progress, I am on track to completing my project in time. </w:t>
              </w:r>
            </w:ins>
          </w:p>
        </w:tc>
      </w:tr>
    </w:tbl>
    <w:p w14:paraId="1CCF41FD" w14:textId="77777777" w:rsidR="00581285" w:rsidRDefault="00581285" w:rsidP="00581285">
      <w:pPr>
        <w:pStyle w:val="Body"/>
        <w:rPr>
          <w:ins w:id="233" w:author="Anil Shukla" w:date="2022-09-04T19:22:00Z"/>
        </w:rPr>
      </w:pPr>
    </w:p>
    <w:p w14:paraId="1AD4CDC9" w14:textId="6D50FDA3" w:rsidR="006A4EC5" w:rsidRDefault="006A4EC5" w:rsidP="006A4EC5">
      <w:pPr>
        <w:pStyle w:val="Title"/>
        <w:rPr>
          <w:ins w:id="234" w:author="Anil Shukla" w:date="2022-09-04T20:13:00Z"/>
        </w:rPr>
      </w:pPr>
      <w:ins w:id="235" w:author="Anil Shukla" w:date="2022-09-04T20:13:00Z">
        <w:r>
          <w:t>Week 1</w:t>
        </w:r>
      </w:ins>
      <w:ins w:id="236" w:author="Anil Shukla" w:date="2022-09-04T20:20:00Z">
        <w:r w:rsidR="004860C7">
          <w:t>8</w:t>
        </w:r>
      </w:ins>
      <w:ins w:id="237" w:author="Anil Shukla" w:date="2022-09-04T20:13:00Z">
        <w:r>
          <w:t>-</w:t>
        </w:r>
      </w:ins>
      <w:ins w:id="238" w:author="Anil Shukla" w:date="2022-09-04T20:20:00Z">
        <w:r w:rsidR="004860C7">
          <w:t>19</w:t>
        </w:r>
      </w:ins>
    </w:p>
    <w:p w14:paraId="70E751DD" w14:textId="77777777" w:rsidR="006A4EC5" w:rsidRDefault="006A4EC5" w:rsidP="006A4EC5">
      <w:pPr>
        <w:pStyle w:val="Body"/>
        <w:rPr>
          <w:ins w:id="239" w:author="Anil Shukla" w:date="2022-09-04T20:13:00Z"/>
        </w:rPr>
      </w:pP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8"/>
        <w:gridCol w:w="7244"/>
      </w:tblGrid>
      <w:tr w:rsidR="006A4EC5" w14:paraId="03B36E44" w14:textId="77777777" w:rsidTr="00780A31">
        <w:trPr>
          <w:trHeight w:val="337"/>
          <w:ins w:id="240" w:author="Anil Shukla" w:date="2022-09-04T20:13:00Z"/>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753C6DD0" w14:textId="77777777" w:rsidR="006A4EC5" w:rsidRDefault="006A4EC5" w:rsidP="00780A31">
            <w:pPr>
              <w:pStyle w:val="TableStyle2"/>
              <w:rPr>
                <w:ins w:id="241" w:author="Anil Shukla" w:date="2022-09-04T20:13:00Z"/>
              </w:rPr>
            </w:pPr>
            <w:ins w:id="242" w:author="Anil Shukla" w:date="2022-09-04T20:13:00Z">
              <w:r>
                <w:rPr>
                  <w:b/>
                  <w:bCs/>
                  <w:sz w:val="28"/>
                  <w:szCs w:val="28"/>
                </w:rPr>
                <w:t>Project title:</w:t>
              </w:r>
            </w:ins>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A4DBF5F" w14:textId="3B58FEF3" w:rsidR="006A4EC5" w:rsidRDefault="006B733A" w:rsidP="00780A31">
            <w:pPr>
              <w:rPr>
                <w:ins w:id="243" w:author="Anil Shukla" w:date="2022-09-04T20:13:00Z"/>
              </w:rPr>
            </w:pPr>
            <w:ins w:id="244" w:author="Anil Shukla" w:date="2022-09-04T20:15:00Z">
              <w:r>
                <w:t>Heat Map</w:t>
              </w:r>
            </w:ins>
            <w:ins w:id="245" w:author="Anil Shukla" w:date="2022-09-04T20:13:00Z">
              <w:r w:rsidR="006A4EC5">
                <w:t xml:space="preserve">  </w:t>
              </w:r>
            </w:ins>
          </w:p>
        </w:tc>
      </w:tr>
      <w:tr w:rsidR="006A4EC5" w14:paraId="748C8C58" w14:textId="77777777" w:rsidTr="00780A31">
        <w:trPr>
          <w:trHeight w:val="337"/>
          <w:ins w:id="246" w:author="Anil Shukla" w:date="2022-09-04T20:13:00Z"/>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1599D683" w14:textId="77777777" w:rsidR="006A4EC5" w:rsidRDefault="006A4EC5" w:rsidP="00780A31">
            <w:pPr>
              <w:pStyle w:val="TableStyle2"/>
              <w:rPr>
                <w:ins w:id="247" w:author="Anil Shukla" w:date="2022-09-04T20:13:00Z"/>
              </w:rPr>
            </w:pPr>
            <w:ins w:id="248" w:author="Anil Shukla" w:date="2022-09-04T20:13:00Z">
              <w:r>
                <w:rPr>
                  <w:b/>
                  <w:bCs/>
                  <w:sz w:val="28"/>
                  <w:szCs w:val="28"/>
                </w:rPr>
                <w:t>Topic:</w:t>
              </w:r>
            </w:ins>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9C70EB8" w14:textId="77777777" w:rsidR="006A4EC5" w:rsidRDefault="006A4EC5" w:rsidP="00780A31">
            <w:pPr>
              <w:rPr>
                <w:ins w:id="249" w:author="Anil Shukla" w:date="2022-09-04T20:13:00Z"/>
              </w:rPr>
            </w:pPr>
            <w:ins w:id="250" w:author="Anil Shukla" w:date="2022-09-04T20:13:00Z">
              <w:r>
                <w:t>Extending The Apps</w:t>
              </w:r>
            </w:ins>
          </w:p>
        </w:tc>
      </w:tr>
      <w:tr w:rsidR="006A4EC5" w14:paraId="11AEB740" w14:textId="77777777" w:rsidTr="00780A31">
        <w:trPr>
          <w:trHeight w:val="337"/>
          <w:ins w:id="251"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4EF11490" w14:textId="77777777" w:rsidR="006A4EC5" w:rsidRDefault="006A4EC5" w:rsidP="00780A31">
            <w:pPr>
              <w:pStyle w:val="Body"/>
              <w:rPr>
                <w:ins w:id="252" w:author="Anil Shukla" w:date="2022-09-04T20:13:00Z"/>
              </w:rPr>
            </w:pPr>
            <w:ins w:id="253" w:author="Anil Shukla" w:date="2022-09-04T20:13:00Z">
              <w:r>
                <w:rPr>
                  <w:b/>
                  <w:bCs/>
                  <w:sz w:val="28"/>
                  <w:szCs w:val="28"/>
                </w:rPr>
                <w:t xml:space="preserve">What progress have you made this topic? </w:t>
              </w:r>
            </w:ins>
          </w:p>
        </w:tc>
      </w:tr>
      <w:tr w:rsidR="006A4EC5" w14:paraId="37A9B980" w14:textId="77777777" w:rsidTr="00780A31">
        <w:trPr>
          <w:trHeight w:val="2431"/>
          <w:ins w:id="254"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1FC09B4" w14:textId="3FD52D02" w:rsidR="003C311C" w:rsidRDefault="002B6BAE" w:rsidP="003C311C">
            <w:pPr>
              <w:tabs>
                <w:tab w:val="left" w:pos="8262"/>
              </w:tabs>
              <w:rPr>
                <w:ins w:id="255" w:author="Anil Shukla" w:date="2022-09-04T20:35:00Z"/>
              </w:rPr>
            </w:pPr>
            <w:ins w:id="256" w:author="Anil Shukla" w:date="2022-09-04T21:13:00Z">
              <w:r>
                <w:t>My</w:t>
              </w:r>
            </w:ins>
            <w:ins w:id="257" w:author="Anil Shukla" w:date="2022-09-04T21:14:00Z">
              <w:r>
                <w:t xml:space="preserve"> plan was to make a heat map</w:t>
              </w:r>
            </w:ins>
            <w:ins w:id="258" w:author="Anil Shukla" w:date="2022-09-04T21:16:00Z">
              <w:r w:rsidR="00997DEE">
                <w:t xml:space="preserve"> that displayed population, population density and per-capita income</w:t>
              </w:r>
            </w:ins>
            <w:ins w:id="259" w:author="Anil Shukla" w:date="2022-09-04T21:14:00Z">
              <w:r>
                <w:t xml:space="preserve">. </w:t>
              </w:r>
            </w:ins>
            <w:ins w:id="260" w:author="Anil Shukla" w:date="2022-09-04T20:28:00Z">
              <w:r w:rsidR="003C311C">
                <w:t>I started by creating</w:t>
              </w:r>
            </w:ins>
            <w:ins w:id="261" w:author="Anil Shukla" w:date="2022-09-04T20:29:00Z">
              <w:r w:rsidR="003C311C">
                <w:t xml:space="preserve"> a mockup of the legend box in the p5.js</w:t>
              </w:r>
              <w:r w:rsidR="00356792">
                <w:t xml:space="preserve"> web</w:t>
              </w:r>
              <w:r w:rsidR="003C311C">
                <w:t xml:space="preserve"> editor.</w:t>
              </w:r>
            </w:ins>
            <w:ins w:id="262" w:author="Anil Shukla" w:date="2022-09-04T20:33:00Z">
              <w:r w:rsidR="004A752D">
                <w:t xml:space="preserve"> </w:t>
              </w:r>
            </w:ins>
            <w:ins w:id="263" w:author="Anil Shukla" w:date="2022-09-04T20:36:00Z">
              <w:r w:rsidR="001007A2">
                <w:t>Next,</w:t>
              </w:r>
            </w:ins>
            <w:ins w:id="264" w:author="Anil Shukla" w:date="2022-09-04T20:33:00Z">
              <w:r w:rsidR="004A752D">
                <w:t xml:space="preserve"> I devised</w:t>
              </w:r>
            </w:ins>
            <w:ins w:id="265" w:author="Anil Shukla" w:date="2022-09-04T20:34:00Z">
              <w:r w:rsidR="004A752D">
                <w:t xml:space="preserve"> an if </w:t>
              </w:r>
              <w:r w:rsidR="001007A2">
                <w:t>statement that</w:t>
              </w:r>
            </w:ins>
            <w:ins w:id="266" w:author="Anil Shukla" w:date="2022-09-04T20:35:00Z">
              <w:r w:rsidR="001007A2">
                <w:t xml:space="preserve"> determines the fill value of a country based on the value passed to it.</w:t>
              </w:r>
            </w:ins>
          </w:p>
          <w:p w14:paraId="7C14854E" w14:textId="5C7F013E" w:rsidR="001007A2" w:rsidRDefault="001007A2" w:rsidP="003C311C">
            <w:pPr>
              <w:tabs>
                <w:tab w:val="left" w:pos="8262"/>
              </w:tabs>
              <w:rPr>
                <w:ins w:id="267" w:author="Anil Shukla" w:date="2022-09-04T20:35:00Z"/>
              </w:rPr>
            </w:pPr>
          </w:p>
          <w:p w14:paraId="0F5F9AB1" w14:textId="67B6DBDC" w:rsidR="001007A2" w:rsidRDefault="001007A2" w:rsidP="001007A2">
            <w:pPr>
              <w:tabs>
                <w:tab w:val="left" w:pos="8262"/>
              </w:tabs>
              <w:jc w:val="center"/>
              <w:rPr>
                <w:ins w:id="268" w:author="Anil Shukla" w:date="2022-09-04T20:36:00Z"/>
              </w:rPr>
            </w:pPr>
            <w:ins w:id="269" w:author="Anil Shukla" w:date="2022-09-04T20:35:00Z">
              <w:r>
                <w:rPr>
                  <w:noProof/>
                </w:rPr>
                <w:drawing>
                  <wp:inline distT="0" distB="0" distL="0" distR="0" wp14:anchorId="26FB4516" wp14:editId="34367900">
                    <wp:extent cx="3194538" cy="2332499"/>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7599" cy="2342036"/>
                            </a:xfrm>
                            <a:prstGeom prst="rect">
                              <a:avLst/>
                            </a:prstGeom>
                          </pic:spPr>
                        </pic:pic>
                      </a:graphicData>
                    </a:graphic>
                  </wp:inline>
                </w:drawing>
              </w:r>
              <w:r>
                <w:rPr>
                  <w:noProof/>
                </w:rPr>
                <w:drawing>
                  <wp:inline distT="0" distB="0" distL="0" distR="0" wp14:anchorId="0B86D5E9" wp14:editId="3AB2FB27">
                    <wp:extent cx="1519053" cy="2408339"/>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51189" cy="2459288"/>
                            </a:xfrm>
                            <a:prstGeom prst="rect">
                              <a:avLst/>
                            </a:prstGeom>
                          </pic:spPr>
                        </pic:pic>
                      </a:graphicData>
                    </a:graphic>
                  </wp:inline>
                </w:drawing>
              </w:r>
            </w:ins>
          </w:p>
          <w:p w14:paraId="6D1D755D" w14:textId="6E9128CC" w:rsidR="001007A2" w:rsidRDefault="001007A2" w:rsidP="001007A2">
            <w:pPr>
              <w:tabs>
                <w:tab w:val="left" w:pos="8262"/>
              </w:tabs>
              <w:jc w:val="center"/>
              <w:rPr>
                <w:ins w:id="270" w:author="Anil Shukla" w:date="2022-09-04T20:37:00Z"/>
              </w:rPr>
            </w:pPr>
            <w:ins w:id="271" w:author="Anil Shukla" w:date="2022-09-04T20:36:00Z">
              <w:r>
                <w:t>(Legend box colors and fill color if statement)</w:t>
              </w:r>
            </w:ins>
          </w:p>
          <w:p w14:paraId="51D71A3C" w14:textId="447A2F51" w:rsidR="001007A2" w:rsidRDefault="001007A2" w:rsidP="001007A2">
            <w:pPr>
              <w:tabs>
                <w:tab w:val="left" w:pos="8262"/>
              </w:tabs>
              <w:jc w:val="center"/>
              <w:rPr>
                <w:ins w:id="272" w:author="Anil Shukla" w:date="2022-09-04T20:37:00Z"/>
              </w:rPr>
            </w:pPr>
          </w:p>
          <w:p w14:paraId="2567B4E6" w14:textId="77777777" w:rsidR="001007A2" w:rsidRDefault="001007A2" w:rsidP="001007A2">
            <w:pPr>
              <w:tabs>
                <w:tab w:val="left" w:pos="8262"/>
              </w:tabs>
              <w:jc w:val="center"/>
              <w:rPr>
                <w:ins w:id="273" w:author="Anil Shukla" w:date="2022-09-04T20:37:00Z"/>
                <w:noProof/>
              </w:rPr>
            </w:pPr>
          </w:p>
          <w:p w14:paraId="6E22C3D3" w14:textId="77777777" w:rsidR="00570189" w:rsidRDefault="00570189" w:rsidP="001007A2">
            <w:pPr>
              <w:tabs>
                <w:tab w:val="left" w:pos="8262"/>
              </w:tabs>
              <w:jc w:val="center"/>
              <w:rPr>
                <w:ins w:id="274" w:author="Anil Shukla" w:date="2022-09-04T20:44:00Z"/>
                <w:noProof/>
              </w:rPr>
            </w:pPr>
          </w:p>
          <w:p w14:paraId="1E76003C" w14:textId="17BAA398" w:rsidR="001007A2" w:rsidRDefault="001007A2" w:rsidP="001007A2">
            <w:pPr>
              <w:tabs>
                <w:tab w:val="left" w:pos="8262"/>
              </w:tabs>
              <w:jc w:val="center"/>
              <w:rPr>
                <w:ins w:id="275" w:author="Anil Shukla" w:date="2022-09-04T20:37:00Z"/>
              </w:rPr>
            </w:pPr>
            <w:ins w:id="276" w:author="Anil Shukla" w:date="2022-09-04T20:37:00Z">
              <w:r>
                <w:rPr>
                  <w:noProof/>
                </w:rPr>
                <w:lastRenderedPageBreak/>
                <w:drawing>
                  <wp:inline distT="0" distB="0" distL="0" distR="0" wp14:anchorId="7E118C87" wp14:editId="42B84409">
                    <wp:extent cx="1535083" cy="1851025"/>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3723" t="2129" r="20916" b="13856"/>
                            <a:stretch/>
                          </pic:blipFill>
                          <pic:spPr bwMode="auto">
                            <a:xfrm>
                              <a:off x="0" y="0"/>
                              <a:ext cx="1542918" cy="1860473"/>
                            </a:xfrm>
                            <a:prstGeom prst="rect">
                              <a:avLst/>
                            </a:prstGeom>
                            <a:ln>
                              <a:noFill/>
                            </a:ln>
                            <a:extLst>
                              <a:ext uri="{53640926-AAD7-44D8-BBD7-CCE9431645EC}">
                                <a14:shadowObscured xmlns:a14="http://schemas.microsoft.com/office/drawing/2010/main"/>
                              </a:ext>
                            </a:extLst>
                          </pic:spPr>
                        </pic:pic>
                      </a:graphicData>
                    </a:graphic>
                  </wp:inline>
                </w:drawing>
              </w:r>
            </w:ins>
          </w:p>
          <w:p w14:paraId="1B7C3C2B" w14:textId="79697915" w:rsidR="001007A2" w:rsidRDefault="001007A2" w:rsidP="001007A2">
            <w:pPr>
              <w:tabs>
                <w:tab w:val="left" w:pos="8262"/>
              </w:tabs>
              <w:jc w:val="center"/>
              <w:rPr>
                <w:ins w:id="277" w:author="Anil Shukla" w:date="2022-09-04T20:40:00Z"/>
              </w:rPr>
            </w:pPr>
            <w:ins w:id="278" w:author="Anil Shukla" w:date="2022-09-04T20:37:00Z">
              <w:r>
                <w:t>(Legend box in p5.js web editor</w:t>
              </w:r>
            </w:ins>
            <w:ins w:id="279" w:author="Anil Shukla" w:date="2022-09-04T20:50:00Z">
              <w:r w:rsidR="00292577">
                <w:t>.</w:t>
              </w:r>
            </w:ins>
            <w:ins w:id="280" w:author="Anil Shukla" w:date="2022-09-04T20:37:00Z">
              <w:r>
                <w:t xml:space="preserve"> </w:t>
              </w:r>
            </w:ins>
            <w:ins w:id="281" w:author="Anil Shukla" w:date="2022-09-04T20:50:00Z">
              <w:r w:rsidR="00292577">
                <w:t>T</w:t>
              </w:r>
            </w:ins>
            <w:ins w:id="282" w:author="Anil Shukla" w:date="2022-09-04T20:37:00Z">
              <w:r>
                <w:t>he circle is fille</w:t>
              </w:r>
            </w:ins>
            <w:ins w:id="283" w:author="Anil Shukla" w:date="2022-09-04T20:38:00Z">
              <w:r>
                <w:t>d in accordance to the color tier of the value passed to it</w:t>
              </w:r>
            </w:ins>
            <w:ins w:id="284" w:author="Anil Shukla" w:date="2022-09-04T20:37:00Z">
              <w:r>
                <w:t>)</w:t>
              </w:r>
            </w:ins>
          </w:p>
          <w:p w14:paraId="110124FC" w14:textId="32420659" w:rsidR="00C221F5" w:rsidRDefault="00C221F5" w:rsidP="001007A2">
            <w:pPr>
              <w:tabs>
                <w:tab w:val="left" w:pos="8262"/>
              </w:tabs>
              <w:jc w:val="center"/>
              <w:rPr>
                <w:ins w:id="285" w:author="Anil Shukla" w:date="2022-09-04T20:56:00Z"/>
              </w:rPr>
            </w:pPr>
          </w:p>
          <w:p w14:paraId="29FA4885" w14:textId="77777777" w:rsidR="00C221F5" w:rsidRDefault="00C221F5" w:rsidP="00C221F5">
            <w:pPr>
              <w:tabs>
                <w:tab w:val="left" w:pos="8262"/>
              </w:tabs>
              <w:rPr>
                <w:ins w:id="286" w:author="Anil Shukla" w:date="2022-09-04T20:40:00Z"/>
              </w:rPr>
              <w:pPrChange w:id="287" w:author="Anil Shukla" w:date="2022-09-04T20:56:00Z">
                <w:pPr>
                  <w:tabs>
                    <w:tab w:val="left" w:pos="8262"/>
                  </w:tabs>
                  <w:jc w:val="center"/>
                </w:pPr>
              </w:pPrChange>
            </w:pPr>
          </w:p>
          <w:p w14:paraId="4DFA323D" w14:textId="68903EFA" w:rsidR="00B67630" w:rsidRDefault="00B67630" w:rsidP="00B67630">
            <w:pPr>
              <w:tabs>
                <w:tab w:val="left" w:pos="8262"/>
              </w:tabs>
              <w:jc w:val="both"/>
              <w:rPr>
                <w:ins w:id="288" w:author="Anil Shukla" w:date="2022-09-04T20:46:00Z"/>
              </w:rPr>
            </w:pPr>
            <w:ins w:id="289" w:author="Anil Shukla" w:date="2022-09-04T20:40:00Z">
              <w:r>
                <w:t xml:space="preserve">Next, I found an existing code base for drawing </w:t>
              </w:r>
            </w:ins>
            <w:ins w:id="290" w:author="Anil Shukla" w:date="2022-09-04T20:41:00Z">
              <w:r>
                <w:t>the world map.</w:t>
              </w:r>
            </w:ins>
            <w:ins w:id="291" w:author="Anil Shukla" w:date="2022-09-04T20:45:00Z">
              <w:r w:rsidR="00570189">
                <w:t xml:space="preserve"> </w:t>
              </w:r>
            </w:ins>
            <w:ins w:id="292" w:author="Anil Shukla" w:date="2022-09-04T20:43:00Z">
              <w:r>
                <w:t xml:space="preserve">I integrated this code with my </w:t>
              </w:r>
            </w:ins>
            <w:ins w:id="293" w:author="Anil Shukla" w:date="2022-09-04T20:44:00Z">
              <w:r>
                <w:t>CSV and if statements to</w:t>
              </w:r>
              <w:r w:rsidR="00570189">
                <w:t xml:space="preserve"> fill </w:t>
              </w:r>
            </w:ins>
            <w:ins w:id="294" w:author="Anil Shukla" w:date="2022-09-04T20:45:00Z">
              <w:r w:rsidR="00570189">
                <w:t>every country with its</w:t>
              </w:r>
            </w:ins>
            <w:ins w:id="295" w:author="Anil Shukla" w:date="2022-09-04T20:58:00Z">
              <w:r w:rsidR="0070375D">
                <w:t xml:space="preserve"> respective</w:t>
              </w:r>
            </w:ins>
            <w:ins w:id="296" w:author="Anil Shukla" w:date="2022-09-04T20:45:00Z">
              <w:r w:rsidR="00570189">
                <w:t xml:space="preserve"> population density </w:t>
              </w:r>
            </w:ins>
            <w:ins w:id="297" w:author="Anil Shukla" w:date="2022-09-04T20:59:00Z">
              <w:r w:rsidR="0070375D">
                <w:t>color</w:t>
              </w:r>
            </w:ins>
            <w:ins w:id="298" w:author="Anil Shukla" w:date="2022-09-04T20:45:00Z">
              <w:r w:rsidR="00570189">
                <w:t>.</w:t>
              </w:r>
            </w:ins>
          </w:p>
          <w:p w14:paraId="486D8F70" w14:textId="4D6683A0" w:rsidR="00570189" w:rsidRDefault="00570189" w:rsidP="00B67630">
            <w:pPr>
              <w:tabs>
                <w:tab w:val="left" w:pos="8262"/>
              </w:tabs>
              <w:jc w:val="both"/>
              <w:rPr>
                <w:ins w:id="299" w:author="Anil Shukla" w:date="2022-09-04T20:46:00Z"/>
              </w:rPr>
            </w:pPr>
          </w:p>
          <w:p w14:paraId="70D47946" w14:textId="1AB31D2C" w:rsidR="00570189" w:rsidRDefault="00570189" w:rsidP="00570189">
            <w:pPr>
              <w:tabs>
                <w:tab w:val="left" w:pos="8262"/>
              </w:tabs>
              <w:jc w:val="center"/>
              <w:rPr>
                <w:ins w:id="300" w:author="Anil Shukla" w:date="2022-09-04T20:46:00Z"/>
              </w:rPr>
              <w:pPrChange w:id="301" w:author="Anil Shukla" w:date="2022-09-04T20:46:00Z">
                <w:pPr>
                  <w:tabs>
                    <w:tab w:val="left" w:pos="8262"/>
                  </w:tabs>
                  <w:jc w:val="both"/>
                </w:pPr>
              </w:pPrChange>
            </w:pPr>
            <w:ins w:id="302" w:author="Anil Shukla" w:date="2022-09-04T20:46:00Z">
              <w:r w:rsidRPr="00570189">
                <w:drawing>
                  <wp:inline distT="0" distB="0" distL="0" distR="0" wp14:anchorId="35379BB7" wp14:editId="4C95B269">
                    <wp:extent cx="2280138" cy="2024946"/>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5052"/>
                            <a:stretch/>
                          </pic:blipFill>
                          <pic:spPr bwMode="auto">
                            <a:xfrm>
                              <a:off x="0" y="0"/>
                              <a:ext cx="2287833" cy="203177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EA9E1C4" wp14:editId="40623507">
                    <wp:extent cx="2342075" cy="1974850"/>
                    <wp:effectExtent l="0" t="0" r="127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62138" cy="1991767"/>
                            </a:xfrm>
                            <a:prstGeom prst="rect">
                              <a:avLst/>
                            </a:prstGeom>
                          </pic:spPr>
                        </pic:pic>
                      </a:graphicData>
                    </a:graphic>
                  </wp:inline>
                </w:drawing>
              </w:r>
            </w:ins>
          </w:p>
          <w:p w14:paraId="24FF00F1" w14:textId="7C93D03E" w:rsidR="00570189" w:rsidRDefault="00570189" w:rsidP="00570189">
            <w:pPr>
              <w:tabs>
                <w:tab w:val="left" w:pos="8262"/>
              </w:tabs>
              <w:jc w:val="center"/>
              <w:rPr>
                <w:ins w:id="303" w:author="Anil Shukla" w:date="2022-09-04T21:15:00Z"/>
              </w:rPr>
            </w:pPr>
            <w:ins w:id="304" w:author="Anil Shukla" w:date="2022-09-04T20:48:00Z">
              <w:r>
                <w:t>(</w:t>
              </w:r>
            </w:ins>
            <w:ins w:id="305" w:author="Anil Shukla" w:date="2022-09-04T20:56:00Z">
              <w:r w:rsidR="00C221F5">
                <w:t>Left image displays initial colors, right image displays</w:t>
              </w:r>
            </w:ins>
            <w:ins w:id="306" w:author="Anil Shukla" w:date="2022-09-04T20:57:00Z">
              <w:r w:rsidR="00C221F5">
                <w:t xml:space="preserve"> countries by population density</w:t>
              </w:r>
            </w:ins>
            <w:ins w:id="307" w:author="Anil Shukla" w:date="2022-09-04T20:56:00Z">
              <w:r w:rsidR="00C221F5">
                <w:t>)</w:t>
              </w:r>
            </w:ins>
          </w:p>
          <w:p w14:paraId="03F1694D" w14:textId="48D89FF3" w:rsidR="002B6BAE" w:rsidRDefault="002B6BAE" w:rsidP="00570189">
            <w:pPr>
              <w:tabs>
                <w:tab w:val="left" w:pos="8262"/>
              </w:tabs>
              <w:jc w:val="center"/>
              <w:rPr>
                <w:ins w:id="308" w:author="Anil Shukla" w:date="2022-09-04T21:15:00Z"/>
              </w:rPr>
            </w:pPr>
          </w:p>
          <w:p w14:paraId="397CFD60" w14:textId="77777777" w:rsidR="002B6BAE" w:rsidRDefault="002B6BAE" w:rsidP="002B6BAE">
            <w:pPr>
              <w:tabs>
                <w:tab w:val="left" w:pos="8262"/>
              </w:tabs>
              <w:rPr>
                <w:ins w:id="309" w:author="Anil Shukla" w:date="2022-09-04T20:46:00Z"/>
              </w:rPr>
              <w:pPrChange w:id="310" w:author="Anil Shukla" w:date="2022-09-04T21:15:00Z">
                <w:pPr>
                  <w:tabs>
                    <w:tab w:val="left" w:pos="8262"/>
                  </w:tabs>
                  <w:jc w:val="both"/>
                </w:pPr>
              </w:pPrChange>
            </w:pPr>
          </w:p>
          <w:p w14:paraId="3410630B" w14:textId="77777777" w:rsidR="00570189" w:rsidRDefault="00570189" w:rsidP="00B67630">
            <w:pPr>
              <w:tabs>
                <w:tab w:val="left" w:pos="8262"/>
              </w:tabs>
              <w:jc w:val="both"/>
              <w:rPr>
                <w:ins w:id="311" w:author="Anil Shukla" w:date="2022-09-04T20:46:00Z"/>
              </w:rPr>
            </w:pPr>
          </w:p>
          <w:p w14:paraId="7688F46E" w14:textId="77777777" w:rsidR="00B67630" w:rsidRDefault="00B67630" w:rsidP="00B67630">
            <w:pPr>
              <w:tabs>
                <w:tab w:val="left" w:pos="8262"/>
              </w:tabs>
              <w:jc w:val="both"/>
              <w:rPr>
                <w:ins w:id="312" w:author="Anil Shukla" w:date="2022-09-04T20:43:00Z"/>
              </w:rPr>
            </w:pPr>
          </w:p>
          <w:p w14:paraId="26E198A5" w14:textId="2FBCBC1A" w:rsidR="00B67630" w:rsidRDefault="00B67630" w:rsidP="00B67630">
            <w:pPr>
              <w:tabs>
                <w:tab w:val="left" w:pos="8262"/>
              </w:tabs>
              <w:jc w:val="both"/>
              <w:rPr>
                <w:ins w:id="313" w:author="Anil Shukla" w:date="2022-09-04T20:13:00Z"/>
              </w:rPr>
              <w:pPrChange w:id="314" w:author="Anil Shukla" w:date="2022-09-04T20:42:00Z">
                <w:pPr>
                  <w:jc w:val="center"/>
                </w:pPr>
              </w:pPrChange>
            </w:pPr>
          </w:p>
        </w:tc>
      </w:tr>
      <w:tr w:rsidR="006A4EC5" w14:paraId="3CB34795" w14:textId="77777777" w:rsidTr="00780A31">
        <w:trPr>
          <w:trHeight w:val="337"/>
          <w:ins w:id="315"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053E28E3" w14:textId="056A42C9" w:rsidR="006A4EC5" w:rsidRDefault="006A4EC5" w:rsidP="00780A31">
            <w:pPr>
              <w:pStyle w:val="Body"/>
              <w:rPr>
                <w:ins w:id="316" w:author="Anil Shukla" w:date="2022-09-04T20:13:00Z"/>
              </w:rPr>
            </w:pPr>
            <w:ins w:id="317" w:author="Anil Shukla" w:date="2022-09-04T20:13:00Z">
              <w:r>
                <w:rPr>
                  <w:b/>
                  <w:bCs/>
                  <w:sz w:val="28"/>
                  <w:szCs w:val="28"/>
                </w:rPr>
                <w:lastRenderedPageBreak/>
                <w:t>What problem have you faced and were you able to solve them?</w:t>
              </w:r>
            </w:ins>
          </w:p>
        </w:tc>
      </w:tr>
      <w:tr w:rsidR="006A4EC5" w14:paraId="79ADC989" w14:textId="77777777" w:rsidTr="00780A31">
        <w:trPr>
          <w:trHeight w:val="2023"/>
          <w:ins w:id="318"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A3481F2" w14:textId="53BC1B63" w:rsidR="00801425" w:rsidRDefault="00B4736F" w:rsidP="00B4736F">
            <w:pPr>
              <w:rPr>
                <w:ins w:id="319" w:author="Anil Shukla" w:date="2022-09-04T21:03:00Z"/>
              </w:rPr>
            </w:pPr>
            <w:ins w:id="320" w:author="Anil Shukla" w:date="2022-09-04T20:52:00Z">
              <w:r>
                <w:t>I had trouble making the code for</w:t>
              </w:r>
            </w:ins>
            <w:ins w:id="321" w:author="Anil Shukla" w:date="2022-09-04T20:53:00Z">
              <w:r>
                <w:t xml:space="preserve"> </w:t>
              </w:r>
            </w:ins>
            <w:ins w:id="322" w:author="Anil Shukla" w:date="2022-09-04T20:52:00Z">
              <w:r>
                <w:t>the</w:t>
              </w:r>
            </w:ins>
            <w:ins w:id="323" w:author="Anil Shukla" w:date="2022-09-04T20:53:00Z">
              <w:r>
                <w:t xml:space="preserve"> heat map modular. I initially experimented</w:t>
              </w:r>
            </w:ins>
            <w:ins w:id="324" w:author="Anil Shukla" w:date="2022-09-04T20:57:00Z">
              <w:r w:rsidR="0070375D">
                <w:t xml:space="preserve"> with </w:t>
              </w:r>
            </w:ins>
            <w:ins w:id="325" w:author="Anil Shukla" w:date="2022-09-04T20:59:00Z">
              <w:r w:rsidR="004E1A9F">
                <w:t>having the code in the main visualization file. However,</w:t>
              </w:r>
            </w:ins>
            <w:ins w:id="326" w:author="Anil Shukla" w:date="2022-09-04T21:00:00Z">
              <w:r w:rsidR="004E1A9F">
                <w:t xml:space="preserve"> I soon realized that this code lacked </w:t>
              </w:r>
            </w:ins>
            <w:ins w:id="327" w:author="Anil Shukla" w:date="2022-09-04T21:03:00Z">
              <w:r w:rsidR="00801425">
                <w:t>modularity. I</w:t>
              </w:r>
            </w:ins>
            <w:ins w:id="328" w:author="Anil Shukla" w:date="2022-09-04T21:00:00Z">
              <w:r w:rsidR="004E1A9F">
                <w:t xml:space="preserve"> hence decided</w:t>
              </w:r>
            </w:ins>
            <w:ins w:id="329" w:author="Anil Shukla" w:date="2022-09-04T21:01:00Z">
              <w:r w:rsidR="00801425">
                <w:t xml:space="preserve"> to create a </w:t>
              </w:r>
            </w:ins>
            <w:ins w:id="330" w:author="Anil Shukla" w:date="2022-09-04T21:05:00Z">
              <w:r w:rsidR="00801425">
                <w:t xml:space="preserve">separate </w:t>
              </w:r>
            </w:ins>
            <w:ins w:id="331" w:author="Anil Shukla" w:date="2022-09-04T21:01:00Z">
              <w:r w:rsidR="00801425">
                <w:t>constructor function</w:t>
              </w:r>
            </w:ins>
            <w:ins w:id="332" w:author="Anil Shukla" w:date="2022-09-04T21:02:00Z">
              <w:r w:rsidR="00801425">
                <w:t>.</w:t>
              </w:r>
            </w:ins>
          </w:p>
          <w:p w14:paraId="0AD5AE49" w14:textId="5EE2FE23" w:rsidR="00801425" w:rsidRDefault="00997DEE" w:rsidP="00B4736F">
            <w:pPr>
              <w:rPr>
                <w:ins w:id="333" w:author="Anil Shukla" w:date="2022-09-04T21:03:00Z"/>
              </w:rPr>
            </w:pPr>
            <w:ins w:id="334" w:author="Anil Shukla" w:date="2022-09-04T21:17:00Z">
              <w:r>
                <w:t xml:space="preserve"> </w:t>
              </w:r>
            </w:ins>
          </w:p>
          <w:p w14:paraId="19DF872C" w14:textId="56C6968D" w:rsidR="002B6BAE" w:rsidRDefault="002B6BAE" w:rsidP="00B4736F">
            <w:pPr>
              <w:rPr>
                <w:ins w:id="335" w:author="Anil Shukla" w:date="2022-09-04T21:15:00Z"/>
              </w:rPr>
            </w:pPr>
            <w:ins w:id="336" w:author="Anil Shukla" w:date="2022-09-04T21:15:00Z">
              <w:r>
                <w:t>Moving the</w:t>
              </w:r>
            </w:ins>
            <w:ins w:id="337" w:author="Anil Shukla" w:date="2022-09-04T21:16:00Z">
              <w:r w:rsidR="00997DEE">
                <w:t xml:space="preserve"> script</w:t>
              </w:r>
            </w:ins>
            <w:ins w:id="338" w:author="Anil Shukla" w:date="2022-09-04T21:17:00Z">
              <w:r w:rsidR="00997DEE">
                <w:t xml:space="preserve"> to another page </w:t>
              </w:r>
            </w:ins>
            <w:ins w:id="339" w:author="Anil Shukla" w:date="2022-09-04T21:16:00Z">
              <w:r w:rsidR="00997DEE">
                <w:t>resul</w:t>
              </w:r>
            </w:ins>
            <w:ins w:id="340" w:author="Anil Shukla" w:date="2022-09-04T21:17:00Z">
              <w:r w:rsidR="00997DEE">
                <w:t>ted in a lot of bugs. These</w:t>
              </w:r>
            </w:ins>
            <w:ins w:id="341" w:author="Anil Shukla" w:date="2022-09-04T21:19:00Z">
              <w:r w:rsidR="00997DEE">
                <w:t xml:space="preserve"> bugs</w:t>
              </w:r>
            </w:ins>
            <w:ins w:id="342" w:author="Anil Shukla" w:date="2022-09-04T21:17:00Z">
              <w:r w:rsidR="00997DEE">
                <w:t xml:space="preserve"> took longer to work through than initially expected.</w:t>
              </w:r>
            </w:ins>
            <w:ins w:id="343" w:author="Anil Shukla" w:date="2022-09-04T21:18:00Z">
              <w:r w:rsidR="00997DEE">
                <w:t xml:space="preserve"> </w:t>
              </w:r>
            </w:ins>
            <w:ins w:id="344" w:author="Anil Shukla" w:date="2022-09-04T21:19:00Z">
              <w:r w:rsidR="00997DEE">
                <w:t>Eve</w:t>
              </w:r>
            </w:ins>
            <w:ins w:id="345" w:author="Anil Shukla" w:date="2022-09-04T21:18:00Z">
              <w:r w:rsidR="00997DEE">
                <w:t>ntually, I managed t</w:t>
              </w:r>
            </w:ins>
            <w:ins w:id="346" w:author="Anil Shukla" w:date="2022-09-04T21:19:00Z">
              <w:r w:rsidR="00997DEE">
                <w:t>o work through these bugs.</w:t>
              </w:r>
            </w:ins>
          </w:p>
          <w:p w14:paraId="1F1EBFB8" w14:textId="797B31D8" w:rsidR="004E1A9F" w:rsidRDefault="004E1A9F" w:rsidP="00B4736F">
            <w:pPr>
              <w:rPr>
                <w:ins w:id="347" w:author="Anil Shukla" w:date="2022-09-04T20:13:00Z"/>
              </w:rPr>
              <w:pPrChange w:id="348" w:author="Anil Shukla" w:date="2022-09-04T20:52:00Z">
                <w:pPr>
                  <w:jc w:val="center"/>
                </w:pPr>
              </w:pPrChange>
            </w:pPr>
          </w:p>
        </w:tc>
      </w:tr>
      <w:tr w:rsidR="006A4EC5" w14:paraId="3DA3E53E" w14:textId="77777777" w:rsidTr="00780A31">
        <w:trPr>
          <w:trHeight w:val="337"/>
          <w:ins w:id="349"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1B1988DA" w14:textId="77777777" w:rsidR="006A4EC5" w:rsidRDefault="006A4EC5" w:rsidP="00780A31">
            <w:pPr>
              <w:pStyle w:val="Body"/>
              <w:rPr>
                <w:ins w:id="350" w:author="Anil Shukla" w:date="2022-09-04T20:13:00Z"/>
              </w:rPr>
            </w:pPr>
            <w:ins w:id="351" w:author="Anil Shukla" w:date="2022-09-04T20:13:00Z">
              <w:r>
                <w:rPr>
                  <w:b/>
                  <w:bCs/>
                  <w:sz w:val="28"/>
                  <w:szCs w:val="28"/>
                </w:rPr>
                <w:t>What are you planning to do over the next few weeks?</w:t>
              </w:r>
            </w:ins>
          </w:p>
        </w:tc>
      </w:tr>
      <w:tr w:rsidR="006A4EC5" w14:paraId="7BA5494F" w14:textId="77777777" w:rsidTr="00780A31">
        <w:trPr>
          <w:trHeight w:val="1991"/>
          <w:ins w:id="352"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39E5164" w14:textId="13FD3B35" w:rsidR="006A4EC5" w:rsidRDefault="006A4EC5" w:rsidP="00780A31">
            <w:pPr>
              <w:rPr>
                <w:ins w:id="353" w:author="Anil Shukla" w:date="2022-09-04T20:13:00Z"/>
              </w:rPr>
            </w:pPr>
            <w:ins w:id="354" w:author="Anil Shukla" w:date="2022-09-04T20:13:00Z">
              <w:r>
                <w:lastRenderedPageBreak/>
                <w:t>I plan to start system and usability testing.</w:t>
              </w:r>
            </w:ins>
          </w:p>
        </w:tc>
      </w:tr>
      <w:tr w:rsidR="006A4EC5" w14:paraId="33CFF3AC" w14:textId="77777777" w:rsidTr="00780A31">
        <w:trPr>
          <w:trHeight w:val="677"/>
          <w:ins w:id="355"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0EFA4FB1" w14:textId="77777777" w:rsidR="006A4EC5" w:rsidRDefault="006A4EC5" w:rsidP="00780A31">
            <w:pPr>
              <w:pStyle w:val="Body"/>
              <w:rPr>
                <w:ins w:id="356" w:author="Anil Shukla" w:date="2022-09-04T20:13:00Z"/>
              </w:rPr>
            </w:pPr>
            <w:ins w:id="357" w:author="Anil Shukla" w:date="2022-09-04T20:13:00Z">
              <w:r>
                <w:rPr>
                  <w:b/>
                  <w:bCs/>
                  <w:sz w:val="28"/>
                  <w:szCs w:val="28"/>
                </w:rPr>
                <w:t>Are you on target to successfully complete your project? If you aren’t on target, how will you address the issue?</w:t>
              </w:r>
            </w:ins>
          </w:p>
        </w:tc>
      </w:tr>
      <w:tr w:rsidR="006A4EC5" w14:paraId="32AB6E10" w14:textId="77777777" w:rsidTr="00780A31">
        <w:trPr>
          <w:trHeight w:val="2030"/>
          <w:ins w:id="358" w:author="Anil Shukla" w:date="2022-09-04T20:13: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BC3D411" w14:textId="66DF3181" w:rsidR="006A4EC5" w:rsidRDefault="002D533D" w:rsidP="00780A31">
            <w:pPr>
              <w:rPr>
                <w:ins w:id="359" w:author="Anil Shukla" w:date="2022-09-04T20:13:00Z"/>
              </w:rPr>
            </w:pPr>
            <w:ins w:id="360" w:author="Anil Shukla" w:date="2022-09-04T20:16:00Z">
              <w:r>
                <w:t xml:space="preserve">The heat map visualizations took longer to complete than initially expected. </w:t>
              </w:r>
            </w:ins>
            <w:ins w:id="361" w:author="Anil Shukla" w:date="2022-09-04T20:17:00Z">
              <w:r>
                <w:t xml:space="preserve">I plan to meet the deadline by prioritizing this </w:t>
              </w:r>
            </w:ins>
            <w:ins w:id="362" w:author="Anil Shukla" w:date="2022-09-04T20:18:00Z">
              <w:r>
                <w:t>project over other commitments.</w:t>
              </w:r>
            </w:ins>
          </w:p>
        </w:tc>
      </w:tr>
    </w:tbl>
    <w:p w14:paraId="75AA2623" w14:textId="77777777" w:rsidR="006A4EC5" w:rsidRDefault="006A4EC5" w:rsidP="006A4EC5">
      <w:pPr>
        <w:pStyle w:val="Body"/>
        <w:rPr>
          <w:ins w:id="363" w:author="Anil Shukla" w:date="2022-09-04T20:13:00Z"/>
        </w:rPr>
      </w:pPr>
    </w:p>
    <w:p w14:paraId="1B86141D" w14:textId="77777777" w:rsidR="006A4EC5" w:rsidRDefault="006A4EC5" w:rsidP="006A4EC5">
      <w:pPr>
        <w:pStyle w:val="Body"/>
        <w:rPr>
          <w:ins w:id="364" w:author="Anil Shukla" w:date="2022-09-04T20:13:00Z"/>
        </w:rPr>
      </w:pPr>
    </w:p>
    <w:p w14:paraId="10DB9322" w14:textId="390BC3D2" w:rsidR="00B60A1B" w:rsidRDefault="00B60A1B" w:rsidP="00B60A1B">
      <w:pPr>
        <w:pStyle w:val="Title"/>
        <w:rPr>
          <w:ins w:id="365" w:author="Anil Shukla" w:date="2022-09-04T21:29:00Z"/>
        </w:rPr>
      </w:pPr>
      <w:ins w:id="366" w:author="Anil Shukla" w:date="2022-09-04T21:29:00Z">
        <w:r>
          <w:t xml:space="preserve">Week </w:t>
        </w:r>
        <w:r>
          <w:t>20</w:t>
        </w:r>
        <w:r>
          <w:t>-</w:t>
        </w:r>
      </w:ins>
      <w:ins w:id="367" w:author="Anil Shukla" w:date="2022-09-04T21:30:00Z">
        <w:r>
          <w:t>21</w:t>
        </w:r>
      </w:ins>
    </w:p>
    <w:p w14:paraId="52A844CF" w14:textId="77777777" w:rsidR="00B60A1B" w:rsidRDefault="00B60A1B" w:rsidP="00B60A1B">
      <w:pPr>
        <w:pStyle w:val="Body"/>
        <w:rPr>
          <w:ins w:id="368" w:author="Anil Shukla" w:date="2022-09-04T21:29:00Z"/>
        </w:rPr>
      </w:pP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8"/>
        <w:gridCol w:w="7244"/>
      </w:tblGrid>
      <w:tr w:rsidR="00B60A1B" w14:paraId="47730A68" w14:textId="77777777" w:rsidTr="00780A31">
        <w:trPr>
          <w:trHeight w:val="337"/>
          <w:ins w:id="369" w:author="Anil Shukla" w:date="2022-09-04T21:29:00Z"/>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1C64A1A7" w14:textId="77777777" w:rsidR="00B60A1B" w:rsidRDefault="00B60A1B" w:rsidP="00780A31">
            <w:pPr>
              <w:pStyle w:val="TableStyle2"/>
              <w:rPr>
                <w:ins w:id="370" w:author="Anil Shukla" w:date="2022-09-04T21:29:00Z"/>
              </w:rPr>
            </w:pPr>
            <w:ins w:id="371" w:author="Anil Shukla" w:date="2022-09-04T21:29:00Z">
              <w:r>
                <w:rPr>
                  <w:b/>
                  <w:bCs/>
                  <w:sz w:val="28"/>
                  <w:szCs w:val="28"/>
                </w:rPr>
                <w:t>Project title:</w:t>
              </w:r>
            </w:ins>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B9A3F16" w14:textId="474B0F1F" w:rsidR="00B60A1B" w:rsidRDefault="00B60A1B" w:rsidP="00780A31">
            <w:pPr>
              <w:rPr>
                <w:ins w:id="372" w:author="Anil Shukla" w:date="2022-09-04T21:29:00Z"/>
              </w:rPr>
            </w:pPr>
            <w:ins w:id="373" w:author="Anil Shukla" w:date="2022-09-04T21:30:00Z">
              <w:r>
                <w:t>Testing</w:t>
              </w:r>
            </w:ins>
          </w:p>
        </w:tc>
      </w:tr>
      <w:tr w:rsidR="00B60A1B" w14:paraId="23246405" w14:textId="77777777" w:rsidTr="00780A31">
        <w:trPr>
          <w:trHeight w:val="337"/>
          <w:ins w:id="374" w:author="Anil Shukla" w:date="2022-09-04T21:29:00Z"/>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23630256" w14:textId="77777777" w:rsidR="00B60A1B" w:rsidRDefault="00B60A1B" w:rsidP="00780A31">
            <w:pPr>
              <w:pStyle w:val="TableStyle2"/>
              <w:rPr>
                <w:ins w:id="375" w:author="Anil Shukla" w:date="2022-09-04T21:29:00Z"/>
              </w:rPr>
            </w:pPr>
            <w:ins w:id="376" w:author="Anil Shukla" w:date="2022-09-04T21:29:00Z">
              <w:r>
                <w:rPr>
                  <w:b/>
                  <w:bCs/>
                  <w:sz w:val="28"/>
                  <w:szCs w:val="28"/>
                </w:rPr>
                <w:t>Topic:</w:t>
              </w:r>
            </w:ins>
          </w:p>
        </w:tc>
        <w:tc>
          <w:tcPr>
            <w:tcW w:w="72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85D6CD1" w14:textId="2D4057EE" w:rsidR="00B60A1B" w:rsidRDefault="00B60A1B" w:rsidP="00780A31">
            <w:pPr>
              <w:rPr>
                <w:ins w:id="377" w:author="Anil Shukla" w:date="2022-09-04T21:29:00Z"/>
              </w:rPr>
            </w:pPr>
            <w:ins w:id="378" w:author="Anil Shukla" w:date="2022-09-04T21:30:00Z">
              <w:r>
                <w:t>Testing with Users</w:t>
              </w:r>
            </w:ins>
          </w:p>
        </w:tc>
      </w:tr>
      <w:tr w:rsidR="00B60A1B" w14:paraId="03810B3C" w14:textId="77777777" w:rsidTr="00780A31">
        <w:trPr>
          <w:trHeight w:val="337"/>
          <w:ins w:id="379"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461DE257" w14:textId="77777777" w:rsidR="00B60A1B" w:rsidRDefault="00B60A1B" w:rsidP="00780A31">
            <w:pPr>
              <w:pStyle w:val="Body"/>
              <w:rPr>
                <w:ins w:id="380" w:author="Anil Shukla" w:date="2022-09-04T21:29:00Z"/>
              </w:rPr>
            </w:pPr>
            <w:ins w:id="381" w:author="Anil Shukla" w:date="2022-09-04T21:29:00Z">
              <w:r>
                <w:rPr>
                  <w:b/>
                  <w:bCs/>
                  <w:sz w:val="28"/>
                  <w:szCs w:val="28"/>
                </w:rPr>
                <w:t xml:space="preserve">What progress have you made this topic? </w:t>
              </w:r>
            </w:ins>
          </w:p>
        </w:tc>
      </w:tr>
      <w:tr w:rsidR="00B60A1B" w14:paraId="2E76290D" w14:textId="77777777" w:rsidTr="00780A31">
        <w:trPr>
          <w:trHeight w:val="2431"/>
          <w:ins w:id="382"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0A09C2B" w14:textId="6F8A0A84" w:rsidR="00B60A1B" w:rsidRDefault="000E72FC" w:rsidP="00B60A1B">
            <w:pPr>
              <w:tabs>
                <w:tab w:val="left" w:pos="8262"/>
              </w:tabs>
              <w:rPr>
                <w:ins w:id="383" w:author="Anil Shukla" w:date="2022-09-04T21:34:00Z"/>
                <w:b/>
                <w:bCs/>
              </w:rPr>
            </w:pPr>
            <w:ins w:id="384" w:author="Anil Shukla" w:date="2022-09-04T21:34:00Z">
              <w:r w:rsidRPr="000E72FC">
                <w:rPr>
                  <w:b/>
                  <w:bCs/>
                  <w:rPrChange w:id="385" w:author="Anil Shukla" w:date="2022-09-04T21:34:00Z">
                    <w:rPr/>
                  </w:rPrChange>
                </w:rPr>
                <w:t>System Testing</w:t>
              </w:r>
            </w:ins>
          </w:p>
          <w:p w14:paraId="28B99DD9" w14:textId="77777777" w:rsidR="000E72FC" w:rsidRDefault="000E72FC" w:rsidP="00B60A1B">
            <w:pPr>
              <w:tabs>
                <w:tab w:val="left" w:pos="8262"/>
              </w:tabs>
              <w:rPr>
                <w:ins w:id="386" w:author="Anil Shukla" w:date="2022-09-04T21:34:00Z"/>
                <w:b/>
                <w:bCs/>
              </w:rPr>
            </w:pPr>
          </w:p>
          <w:p w14:paraId="359EE683" w14:textId="42A8BFFB" w:rsidR="000E72FC" w:rsidRDefault="00013A5C" w:rsidP="00B60A1B">
            <w:pPr>
              <w:tabs>
                <w:tab w:val="left" w:pos="8262"/>
              </w:tabs>
              <w:rPr>
                <w:ins w:id="387" w:author="Anil Shukla" w:date="2022-09-04T21:34:00Z"/>
              </w:rPr>
            </w:pPr>
            <w:ins w:id="388" w:author="Anil Shukla" w:date="2022-09-04T21:38:00Z">
              <w:r>
                <w:t>Through s</w:t>
              </w:r>
            </w:ins>
            <w:ins w:id="389" w:author="Anil Shukla" w:date="2022-09-04T21:34:00Z">
              <w:r w:rsidR="000E72FC" w:rsidRPr="000E72FC">
                <w:t>ystem testing</w:t>
              </w:r>
            </w:ins>
            <w:ins w:id="390" w:author="Anil Shukla" w:date="2022-09-04T21:39:00Z">
              <w:r>
                <w:t>, I</w:t>
              </w:r>
            </w:ins>
            <w:ins w:id="391" w:author="Anil Shukla" w:date="2022-09-04T21:34:00Z">
              <w:r w:rsidR="000E72FC" w:rsidRPr="000E72FC">
                <w:t xml:space="preserve"> uncovered tests that the program</w:t>
              </w:r>
            </w:ins>
            <w:ins w:id="392" w:author="Anil Shukla" w:date="2022-09-04T21:46:00Z">
              <w:r w:rsidR="002611F6">
                <w:t xml:space="preserve"> </w:t>
              </w:r>
            </w:ins>
            <w:ins w:id="393" w:author="Anil Shukla" w:date="2022-09-04T21:34:00Z">
              <w:r w:rsidR="000E72FC" w:rsidRPr="000E72FC">
                <w:t>fail</w:t>
              </w:r>
            </w:ins>
            <w:ins w:id="394" w:author="Anil Shukla" w:date="2022-09-04T21:46:00Z">
              <w:r w:rsidR="002611F6">
                <w:t>ed</w:t>
              </w:r>
            </w:ins>
            <w:ins w:id="395" w:author="Anil Shukla" w:date="2022-09-04T21:34:00Z">
              <w:r w:rsidR="000E72FC" w:rsidRPr="000E72FC">
                <w:t>. An example of a failed test was the mouse over functions failing when switch</w:t>
              </w:r>
            </w:ins>
            <w:ins w:id="396" w:author="Anil Shukla" w:date="2022-09-04T21:39:00Z">
              <w:r>
                <w:t>ing</w:t>
              </w:r>
            </w:ins>
            <w:ins w:id="397" w:author="Anil Shukla" w:date="2022-09-04T21:34:00Z">
              <w:r w:rsidR="000E72FC" w:rsidRPr="000E72FC">
                <w:t xml:space="preserve"> between visualizations. This was happening due to array memory not being cleared between visualization switches. This bug was promptly fixed for subsequent tests.</w:t>
              </w:r>
            </w:ins>
          </w:p>
          <w:p w14:paraId="522C7C78" w14:textId="3B2DFDD1" w:rsidR="000E72FC" w:rsidRDefault="000E72FC" w:rsidP="00B60A1B">
            <w:pPr>
              <w:tabs>
                <w:tab w:val="left" w:pos="8262"/>
              </w:tabs>
              <w:rPr>
                <w:ins w:id="398" w:author="Anil Shukla" w:date="2022-09-04T21:35:00Z"/>
              </w:rPr>
            </w:pPr>
          </w:p>
          <w:p w14:paraId="6E6F1F41" w14:textId="77777777" w:rsidR="000E72FC" w:rsidRDefault="000E72FC" w:rsidP="00B60A1B">
            <w:pPr>
              <w:tabs>
                <w:tab w:val="left" w:pos="8262"/>
              </w:tabs>
              <w:rPr>
                <w:ins w:id="399" w:author="Anil Shukla" w:date="2022-09-04T21:34:00Z"/>
              </w:rPr>
            </w:pPr>
          </w:p>
          <w:p w14:paraId="2323C62B" w14:textId="153FF87C" w:rsidR="000E72FC" w:rsidRPr="000E72FC" w:rsidRDefault="000E72FC" w:rsidP="00B60A1B">
            <w:pPr>
              <w:tabs>
                <w:tab w:val="left" w:pos="8262"/>
              </w:tabs>
              <w:rPr>
                <w:ins w:id="400" w:author="Anil Shukla" w:date="2022-09-04T21:29:00Z"/>
              </w:rPr>
              <w:pPrChange w:id="401" w:author="Anil Shukla" w:date="2022-09-04T21:31:00Z">
                <w:pPr>
                  <w:tabs>
                    <w:tab w:val="left" w:pos="8262"/>
                  </w:tabs>
                  <w:jc w:val="both"/>
                </w:pPr>
              </w:pPrChange>
            </w:pPr>
          </w:p>
        </w:tc>
      </w:tr>
      <w:tr w:rsidR="00B60A1B" w14:paraId="6FE13277" w14:textId="77777777" w:rsidTr="00780A31">
        <w:trPr>
          <w:trHeight w:val="337"/>
          <w:ins w:id="402"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0611B1DE" w14:textId="77777777" w:rsidR="00B60A1B" w:rsidRDefault="00B60A1B" w:rsidP="00780A31">
            <w:pPr>
              <w:pStyle w:val="Body"/>
              <w:rPr>
                <w:ins w:id="403" w:author="Anil Shukla" w:date="2022-09-04T21:29:00Z"/>
              </w:rPr>
            </w:pPr>
            <w:ins w:id="404" w:author="Anil Shukla" w:date="2022-09-04T21:29:00Z">
              <w:r>
                <w:rPr>
                  <w:b/>
                  <w:bCs/>
                  <w:sz w:val="28"/>
                  <w:szCs w:val="28"/>
                </w:rPr>
                <w:t>What problem have you faced and were you able to solve them?</w:t>
              </w:r>
            </w:ins>
          </w:p>
        </w:tc>
      </w:tr>
      <w:tr w:rsidR="00B60A1B" w14:paraId="1341B022" w14:textId="77777777" w:rsidTr="00780A31">
        <w:trPr>
          <w:trHeight w:val="2023"/>
          <w:ins w:id="405"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283542D" w14:textId="77777777" w:rsidR="000E72FC" w:rsidRDefault="000E72FC" w:rsidP="000E72FC">
            <w:pPr>
              <w:pStyle w:val="NormalWeb"/>
              <w:rPr>
                <w:ins w:id="406" w:author="Anil Shukla" w:date="2022-09-04T21:38:00Z"/>
              </w:rPr>
            </w:pPr>
            <w:ins w:id="407" w:author="Anil Shukla" w:date="2022-09-04T21:38:00Z">
              <w:r>
                <w:t>Usability tests using the think aloud protocol, showed that users were often unable to make sense of the population pyramid visualization. When comparing the population pyramids of two countries, users could not determine the country with the older population. </w:t>
              </w:r>
            </w:ins>
          </w:p>
          <w:p w14:paraId="0340E531" w14:textId="232EA004" w:rsidR="000E72FC" w:rsidRDefault="000E72FC" w:rsidP="000E72FC">
            <w:pPr>
              <w:pStyle w:val="NormalWeb"/>
              <w:rPr>
                <w:ins w:id="408" w:author="Anil Shukla" w:date="2022-09-04T21:47:00Z"/>
              </w:rPr>
            </w:pPr>
            <w:ins w:id="409" w:author="Anil Shukla" w:date="2022-09-04T21:38:00Z">
              <w:r>
                <w:t>For subsequent tests, a dialog box was added that displayed the percentage of each population over the age of 50.</w:t>
              </w:r>
            </w:ins>
            <w:ins w:id="410" w:author="Anil Shukla" w:date="2022-09-04T21:39:00Z">
              <w:r w:rsidR="00964163">
                <w:t xml:space="preserve"> This made it more obvious for the</w:t>
              </w:r>
            </w:ins>
            <w:ins w:id="411" w:author="Anil Shukla" w:date="2022-09-04T21:40:00Z">
              <w:r w:rsidR="00964163">
                <w:t xml:space="preserve"> users in subsequent tests.</w:t>
              </w:r>
            </w:ins>
          </w:p>
          <w:p w14:paraId="4EBD9191" w14:textId="69C5B224" w:rsidR="000A050B" w:rsidRDefault="000A050B" w:rsidP="000A050B">
            <w:pPr>
              <w:pStyle w:val="NormalWeb"/>
              <w:jc w:val="center"/>
              <w:rPr>
                <w:ins w:id="412" w:author="Anil Shukla" w:date="2022-09-04T21:47:00Z"/>
              </w:rPr>
            </w:pPr>
            <w:ins w:id="413" w:author="Anil Shukla" w:date="2022-09-04T21:47:00Z">
              <w:r w:rsidRPr="000A050B">
                <w:lastRenderedPageBreak/>
                <w:drawing>
                  <wp:inline distT="0" distB="0" distL="0" distR="0" wp14:anchorId="167F750E" wp14:editId="32BA60E5">
                    <wp:extent cx="2850127" cy="1204064"/>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50127" cy="1204064"/>
                            </a:xfrm>
                            <a:prstGeom prst="rect">
                              <a:avLst/>
                            </a:prstGeom>
                          </pic:spPr>
                        </pic:pic>
                      </a:graphicData>
                    </a:graphic>
                  </wp:inline>
                </w:drawing>
              </w:r>
            </w:ins>
          </w:p>
          <w:p w14:paraId="2FF9B10E" w14:textId="21CC4A5A" w:rsidR="000A050B" w:rsidRDefault="000A050B" w:rsidP="000A050B">
            <w:pPr>
              <w:pStyle w:val="NormalWeb"/>
              <w:tabs>
                <w:tab w:val="center" w:pos="4736"/>
                <w:tab w:val="left" w:pos="6240"/>
              </w:tabs>
              <w:rPr>
                <w:ins w:id="414" w:author="Anil Shukla" w:date="2022-09-04T21:38:00Z"/>
              </w:rPr>
              <w:pPrChange w:id="415" w:author="Anil Shukla" w:date="2022-09-04T21:47:00Z">
                <w:pPr>
                  <w:pStyle w:val="NormalWeb"/>
                </w:pPr>
              </w:pPrChange>
            </w:pPr>
            <w:ins w:id="416" w:author="Anil Shukla" w:date="2022-09-04T21:47:00Z">
              <w:r>
                <w:tab/>
                <w:t>(B</w:t>
              </w:r>
            </w:ins>
            <w:ins w:id="417" w:author="Anil Shukla" w:date="2022-09-04T21:48:00Z">
              <w:r>
                <w:t>ox displaying the country with the older population)</w:t>
              </w:r>
            </w:ins>
          </w:p>
          <w:p w14:paraId="49E28CD5" w14:textId="1C4D3DDD" w:rsidR="000E72FC" w:rsidRDefault="000E72FC" w:rsidP="00B60A1B">
            <w:pPr>
              <w:rPr>
                <w:ins w:id="418" w:author="Anil Shukla" w:date="2022-09-04T21:29:00Z"/>
              </w:rPr>
            </w:pPr>
          </w:p>
        </w:tc>
      </w:tr>
      <w:tr w:rsidR="00B60A1B" w14:paraId="01E6CA17" w14:textId="77777777" w:rsidTr="00780A31">
        <w:trPr>
          <w:trHeight w:val="337"/>
          <w:ins w:id="419"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5A0EB947" w14:textId="77777777" w:rsidR="00B60A1B" w:rsidRDefault="00B60A1B" w:rsidP="00780A31">
            <w:pPr>
              <w:pStyle w:val="Body"/>
              <w:rPr>
                <w:ins w:id="420" w:author="Anil Shukla" w:date="2022-09-04T21:29:00Z"/>
              </w:rPr>
            </w:pPr>
            <w:ins w:id="421" w:author="Anil Shukla" w:date="2022-09-04T21:29:00Z">
              <w:r>
                <w:rPr>
                  <w:b/>
                  <w:bCs/>
                  <w:sz w:val="28"/>
                  <w:szCs w:val="28"/>
                </w:rPr>
                <w:lastRenderedPageBreak/>
                <w:t>What are you planning to do over the next few weeks?</w:t>
              </w:r>
            </w:ins>
          </w:p>
        </w:tc>
      </w:tr>
      <w:tr w:rsidR="00B60A1B" w14:paraId="6ACDDFD9" w14:textId="77777777" w:rsidTr="00780A31">
        <w:trPr>
          <w:trHeight w:val="1991"/>
          <w:ins w:id="422"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DE37A0C" w14:textId="086A04F8" w:rsidR="00B60A1B" w:rsidRDefault="00B60A1B" w:rsidP="00780A31">
            <w:pPr>
              <w:rPr>
                <w:ins w:id="423" w:author="Anil Shukla" w:date="2022-09-04T21:29:00Z"/>
              </w:rPr>
            </w:pPr>
            <w:ins w:id="424" w:author="Anil Shukla" w:date="2022-09-04T21:29:00Z">
              <w:r>
                <w:t>I plan to</w:t>
              </w:r>
            </w:ins>
            <w:ins w:id="425" w:author="Anil Shukla" w:date="2022-09-04T21:32:00Z">
              <w:r>
                <w:t xml:space="preserve"> incorporate the feedback of my users into my submission. I also plan on making my code more </w:t>
              </w:r>
            </w:ins>
            <w:ins w:id="426" w:author="Anil Shukla" w:date="2022-09-04T21:33:00Z">
              <w:r>
                <w:t>readable</w:t>
              </w:r>
            </w:ins>
          </w:p>
        </w:tc>
      </w:tr>
      <w:tr w:rsidR="00B60A1B" w14:paraId="72E51DBF" w14:textId="77777777" w:rsidTr="00780A31">
        <w:trPr>
          <w:trHeight w:val="677"/>
          <w:ins w:id="427"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77116F3B" w14:textId="77777777" w:rsidR="00B60A1B" w:rsidRDefault="00B60A1B" w:rsidP="00780A31">
            <w:pPr>
              <w:pStyle w:val="Body"/>
              <w:rPr>
                <w:ins w:id="428" w:author="Anil Shukla" w:date="2022-09-04T21:29:00Z"/>
              </w:rPr>
            </w:pPr>
            <w:ins w:id="429" w:author="Anil Shukla" w:date="2022-09-04T21:29:00Z">
              <w:r>
                <w:rPr>
                  <w:b/>
                  <w:bCs/>
                  <w:sz w:val="28"/>
                  <w:szCs w:val="28"/>
                </w:rPr>
                <w:t>Are you on target to successfully complete your project? If you aren’t on target, how will you address the issue?</w:t>
              </w:r>
            </w:ins>
          </w:p>
        </w:tc>
      </w:tr>
      <w:tr w:rsidR="00B60A1B" w14:paraId="238E189C" w14:textId="77777777" w:rsidTr="00780A31">
        <w:trPr>
          <w:trHeight w:val="2030"/>
          <w:ins w:id="430" w:author="Anil Shukla" w:date="2022-09-04T21:29:00Z"/>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AB31734" w14:textId="29C093DA" w:rsidR="00B60A1B" w:rsidRDefault="00BD16E5" w:rsidP="00780A31">
            <w:pPr>
              <w:rPr>
                <w:ins w:id="431" w:author="Anil Shukla" w:date="2022-09-04T21:29:00Z"/>
              </w:rPr>
            </w:pPr>
            <w:ins w:id="432" w:author="Anil Shukla" w:date="2022-09-04T21:40:00Z">
              <w:r>
                <w:t xml:space="preserve">Presently I am slightly behind my schedule. I plan to address the issue by </w:t>
              </w:r>
              <w:r>
                <w:t>prioritizing this project over other commitments.</w:t>
              </w:r>
            </w:ins>
          </w:p>
        </w:tc>
      </w:tr>
    </w:tbl>
    <w:p w14:paraId="1D52CFAC" w14:textId="77777777" w:rsidR="00B60A1B" w:rsidRDefault="00B60A1B" w:rsidP="00B60A1B">
      <w:pPr>
        <w:pStyle w:val="Body"/>
        <w:rPr>
          <w:ins w:id="433" w:author="Anil Shukla" w:date="2022-09-04T21:29:00Z"/>
        </w:rPr>
      </w:pPr>
    </w:p>
    <w:p w14:paraId="0CF5B967" w14:textId="77777777" w:rsidR="00B60A1B" w:rsidRDefault="00B60A1B" w:rsidP="00B60A1B">
      <w:pPr>
        <w:pStyle w:val="Body"/>
        <w:rPr>
          <w:ins w:id="434" w:author="Anil Shukla" w:date="2022-09-04T21:29:00Z"/>
        </w:rPr>
      </w:pPr>
    </w:p>
    <w:p w14:paraId="49D65592" w14:textId="77777777" w:rsidR="00B60A1B" w:rsidRDefault="00B60A1B" w:rsidP="00B60A1B">
      <w:pPr>
        <w:pStyle w:val="Body"/>
        <w:rPr>
          <w:ins w:id="435" w:author="Anil Shukla" w:date="2022-09-04T21:29:00Z"/>
        </w:rPr>
      </w:pPr>
    </w:p>
    <w:p w14:paraId="512BB9DB" w14:textId="77777777" w:rsidR="00581285" w:rsidRDefault="00581285">
      <w:pPr>
        <w:pStyle w:val="Body"/>
      </w:pPr>
    </w:p>
    <w:sectPr w:rsidR="00581285">
      <w:headerReference w:type="default" r:id="rId24"/>
      <w:footerReference w:type="default" r:id="rId25"/>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32C65" w14:textId="77777777" w:rsidR="009951F6" w:rsidRDefault="009951F6">
      <w:r>
        <w:separator/>
      </w:r>
    </w:p>
  </w:endnote>
  <w:endnote w:type="continuationSeparator" w:id="0">
    <w:p w14:paraId="0341B6CC" w14:textId="77777777" w:rsidR="009951F6" w:rsidRDefault="00995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ADFB0" w14:textId="77777777" w:rsidR="00DA03AE" w:rsidRDefault="00DA03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5C1A5" w14:textId="77777777" w:rsidR="009951F6" w:rsidRDefault="009951F6">
      <w:r>
        <w:separator/>
      </w:r>
    </w:p>
  </w:footnote>
  <w:footnote w:type="continuationSeparator" w:id="0">
    <w:p w14:paraId="196C54E2" w14:textId="77777777" w:rsidR="009951F6" w:rsidRDefault="00995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97A07" w14:textId="77777777" w:rsidR="00DA03AE" w:rsidRDefault="00DA03AE"/>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il Shukla">
    <w15:presenceInfo w15:providerId="Windows Live" w15:userId="a88015d9803343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AE"/>
    <w:rsid w:val="00000F22"/>
    <w:rsid w:val="00013A5C"/>
    <w:rsid w:val="0001500A"/>
    <w:rsid w:val="00020763"/>
    <w:rsid w:val="000A050B"/>
    <w:rsid w:val="000B4A38"/>
    <w:rsid w:val="000E72FC"/>
    <w:rsid w:val="001007A2"/>
    <w:rsid w:val="00150EF0"/>
    <w:rsid w:val="001E07A7"/>
    <w:rsid w:val="001F533E"/>
    <w:rsid w:val="00252930"/>
    <w:rsid w:val="002611F6"/>
    <w:rsid w:val="002627AB"/>
    <w:rsid w:val="002919E8"/>
    <w:rsid w:val="00292577"/>
    <w:rsid w:val="002B6BAE"/>
    <w:rsid w:val="002D533D"/>
    <w:rsid w:val="002F75A3"/>
    <w:rsid w:val="00356792"/>
    <w:rsid w:val="003C311C"/>
    <w:rsid w:val="004860C7"/>
    <w:rsid w:val="004A752D"/>
    <w:rsid w:val="004E1A9F"/>
    <w:rsid w:val="004E3BD2"/>
    <w:rsid w:val="0051050E"/>
    <w:rsid w:val="0052330B"/>
    <w:rsid w:val="00526928"/>
    <w:rsid w:val="00570189"/>
    <w:rsid w:val="00581285"/>
    <w:rsid w:val="00622DFE"/>
    <w:rsid w:val="00670DCA"/>
    <w:rsid w:val="006A4EC5"/>
    <w:rsid w:val="006B733A"/>
    <w:rsid w:val="006D2026"/>
    <w:rsid w:val="0070375D"/>
    <w:rsid w:val="00731FE9"/>
    <w:rsid w:val="00754F90"/>
    <w:rsid w:val="007A7B8C"/>
    <w:rsid w:val="00801425"/>
    <w:rsid w:val="008B64C2"/>
    <w:rsid w:val="0093757F"/>
    <w:rsid w:val="00964163"/>
    <w:rsid w:val="009951F6"/>
    <w:rsid w:val="00997DEE"/>
    <w:rsid w:val="009B4E28"/>
    <w:rsid w:val="00A62983"/>
    <w:rsid w:val="00AC3CC8"/>
    <w:rsid w:val="00B4736F"/>
    <w:rsid w:val="00B57442"/>
    <w:rsid w:val="00B60A1B"/>
    <w:rsid w:val="00B64CE0"/>
    <w:rsid w:val="00B67630"/>
    <w:rsid w:val="00B77801"/>
    <w:rsid w:val="00BB532F"/>
    <w:rsid w:val="00BC3C61"/>
    <w:rsid w:val="00BD16E5"/>
    <w:rsid w:val="00BE3CC1"/>
    <w:rsid w:val="00BE46A6"/>
    <w:rsid w:val="00C0695F"/>
    <w:rsid w:val="00C221F5"/>
    <w:rsid w:val="00CB491B"/>
    <w:rsid w:val="00D42C43"/>
    <w:rsid w:val="00D808AB"/>
    <w:rsid w:val="00DA03AE"/>
    <w:rsid w:val="00E20D9D"/>
    <w:rsid w:val="00F022F3"/>
    <w:rsid w:val="00F6106C"/>
    <w:rsid w:val="00F94E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D0DA"/>
  <w15:docId w15:val="{1988F50C-9FCD-4719-AD3B-B985FCD9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7B8C"/>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link w:val="TitleChar"/>
    <w:pPr>
      <w:keepNext/>
    </w:pPr>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C0695F"/>
    <w:rPr>
      <w:sz w:val="18"/>
      <w:szCs w:val="18"/>
    </w:rPr>
  </w:style>
  <w:style w:type="character" w:customStyle="1" w:styleId="BalloonTextChar">
    <w:name w:val="Balloon Text Char"/>
    <w:basedOn w:val="DefaultParagraphFont"/>
    <w:link w:val="BalloonText"/>
    <w:uiPriority w:val="99"/>
    <w:semiHidden/>
    <w:rsid w:val="00C0695F"/>
    <w:rPr>
      <w:sz w:val="18"/>
      <w:szCs w:val="18"/>
      <w:lang w:val="en-US" w:eastAsia="en-US"/>
    </w:rPr>
  </w:style>
  <w:style w:type="paragraph" w:styleId="Revision">
    <w:name w:val="Revision"/>
    <w:hidden/>
    <w:uiPriority w:val="99"/>
    <w:semiHidden/>
    <w:rsid w:val="00BE46A6"/>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itleChar">
    <w:name w:val="Title Char"/>
    <w:basedOn w:val="DefaultParagraphFont"/>
    <w:link w:val="Title"/>
    <w:rsid w:val="00581285"/>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styleId="NormalWeb">
    <w:name w:val="Normal (Web)"/>
    <w:basedOn w:val="Normal"/>
    <w:uiPriority w:val="99"/>
    <w:semiHidden/>
    <w:unhideWhenUsed/>
    <w:rsid w:val="000E72F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SG" w:eastAsia="en-SG"/>
    </w:rPr>
  </w:style>
  <w:style w:type="character" w:styleId="Strong">
    <w:name w:val="Strong"/>
    <w:basedOn w:val="DefaultParagraphFont"/>
    <w:uiPriority w:val="22"/>
    <w:qFormat/>
    <w:rsid w:val="000E72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719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F7612-13F3-DB4B-9B0E-2A2A03AA3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8</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 of London</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Luck</dc:creator>
  <cp:lastModifiedBy>Anil Shukla</cp:lastModifiedBy>
  <cp:revision>30</cp:revision>
  <dcterms:created xsi:type="dcterms:W3CDTF">2022-09-04T10:32:00Z</dcterms:created>
  <dcterms:modified xsi:type="dcterms:W3CDTF">2022-09-04T13:49:00Z</dcterms:modified>
</cp:coreProperties>
</file>